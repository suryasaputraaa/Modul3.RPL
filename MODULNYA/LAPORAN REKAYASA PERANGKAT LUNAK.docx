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067813" w14:textId="136A9317" w:rsidR="00996842" w:rsidRPr="009D74DB" w:rsidRDefault="002C1B29" w:rsidP="00262518">
      <w:pPr>
        <w:spacing w:after="0" w:line="360" w:lineRule="auto"/>
        <w:ind w:left="0" w:firstLine="0"/>
        <w:jc w:val="center"/>
        <w:rPr>
          <w:b/>
          <w:bCs/>
          <w:lang w:val="sv-SE"/>
        </w:rPr>
      </w:pPr>
      <w:bookmarkStart w:id="0" w:name="_Hlk242887548"/>
      <w:r w:rsidRPr="009D74DB">
        <w:rPr>
          <w:b/>
          <w:bCs/>
          <w:lang w:val="sv-SE"/>
        </w:rPr>
        <w:t>LAPORAN PRAKTIKUM</w:t>
      </w:r>
      <w:r w:rsidR="006A1583" w:rsidRPr="009D74DB">
        <w:rPr>
          <w:b/>
          <w:bCs/>
          <w:lang w:val="sv-SE"/>
        </w:rPr>
        <w:br/>
      </w:r>
      <w:r w:rsidR="00996842" w:rsidRPr="009D74DB">
        <w:rPr>
          <w:b/>
          <w:bCs/>
          <w:lang w:val="sv-SE"/>
        </w:rPr>
        <w:t>REKAYASA PERANGKAT LUNAK</w:t>
      </w:r>
    </w:p>
    <w:p w14:paraId="474EB431" w14:textId="66AF3C51" w:rsidR="00A90BFB" w:rsidRPr="009D74DB" w:rsidRDefault="00A90BFB" w:rsidP="00262518">
      <w:pPr>
        <w:spacing w:after="0" w:line="360" w:lineRule="auto"/>
        <w:ind w:left="0" w:right="6" w:firstLine="0"/>
        <w:rPr>
          <w:b/>
          <w:lang w:val="sv-SE"/>
        </w:rPr>
      </w:pPr>
    </w:p>
    <w:p w14:paraId="5147D6A7" w14:textId="77777777" w:rsidR="007826A8" w:rsidRPr="009D74DB" w:rsidRDefault="007826A8" w:rsidP="00262518">
      <w:pPr>
        <w:spacing w:after="0" w:line="360" w:lineRule="auto"/>
        <w:ind w:left="0" w:right="6" w:firstLine="0"/>
        <w:rPr>
          <w:b/>
          <w:lang w:val="sv-SE"/>
        </w:rPr>
      </w:pPr>
    </w:p>
    <w:p w14:paraId="1E43870D" w14:textId="23879917" w:rsidR="0006028C" w:rsidRPr="009D74DB" w:rsidRDefault="002C1B29" w:rsidP="00262518">
      <w:pPr>
        <w:spacing w:after="0" w:line="360" w:lineRule="auto"/>
        <w:ind w:left="10" w:right="6"/>
        <w:jc w:val="center"/>
        <w:rPr>
          <w:b/>
          <w:lang w:val="sv-SE"/>
        </w:rPr>
      </w:pPr>
      <w:r w:rsidRPr="009D74DB">
        <w:rPr>
          <w:noProof/>
        </w:rPr>
        <w:drawing>
          <wp:inline distT="0" distB="0" distL="0" distR="0" wp14:anchorId="5CD6FD16" wp14:editId="76BB3677">
            <wp:extent cx="1800000" cy="180000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30577BF1" w14:textId="3DA62E76" w:rsidR="0006028C" w:rsidRPr="009D74DB" w:rsidRDefault="0006028C" w:rsidP="00262518">
      <w:pPr>
        <w:spacing w:after="0" w:line="360" w:lineRule="auto"/>
        <w:ind w:left="10" w:right="6"/>
        <w:jc w:val="center"/>
        <w:rPr>
          <w:b/>
          <w:lang w:val="sv-SE"/>
        </w:rPr>
      </w:pPr>
    </w:p>
    <w:p w14:paraId="70FC9F35" w14:textId="77777777" w:rsidR="00C32B8F" w:rsidRPr="009D74DB" w:rsidRDefault="00C32B8F" w:rsidP="00262518">
      <w:pPr>
        <w:spacing w:after="0" w:line="360" w:lineRule="auto"/>
        <w:ind w:left="10" w:right="6"/>
        <w:jc w:val="center"/>
        <w:rPr>
          <w:b/>
          <w:lang w:val="sv-SE"/>
        </w:rPr>
      </w:pPr>
    </w:p>
    <w:p w14:paraId="633C40B4" w14:textId="10F0FAAB" w:rsidR="005E68E6" w:rsidRPr="009D74DB" w:rsidRDefault="005E68E6" w:rsidP="00262518">
      <w:pPr>
        <w:spacing w:after="0" w:line="360" w:lineRule="auto"/>
        <w:ind w:left="0" w:firstLine="0"/>
        <w:jc w:val="left"/>
        <w:rPr>
          <w:bCs/>
          <w:lang w:val="sv-SE"/>
        </w:rPr>
      </w:pPr>
    </w:p>
    <w:p w14:paraId="0B4783C0" w14:textId="08F15FF2" w:rsidR="00C32B8F" w:rsidRPr="009D74DB" w:rsidRDefault="00C32B8F" w:rsidP="00262518">
      <w:pPr>
        <w:spacing w:after="0" w:line="360" w:lineRule="auto"/>
        <w:ind w:left="10" w:right="6"/>
        <w:jc w:val="center"/>
        <w:rPr>
          <w:b/>
          <w:lang w:val="sv-SE"/>
        </w:rPr>
      </w:pPr>
    </w:p>
    <w:p w14:paraId="0EE5DE23" w14:textId="77777777" w:rsidR="002C1B29" w:rsidRPr="009D74DB" w:rsidRDefault="002C1B29" w:rsidP="00262518">
      <w:pPr>
        <w:spacing w:after="0" w:line="360" w:lineRule="auto"/>
        <w:ind w:left="0" w:firstLine="0"/>
        <w:jc w:val="left"/>
        <w:rPr>
          <w:bCs/>
          <w:lang w:val="sv-SE"/>
        </w:rPr>
      </w:pPr>
    </w:p>
    <w:p w14:paraId="4A470D61" w14:textId="60DE1F80" w:rsidR="002C1B29" w:rsidRPr="009D74DB" w:rsidRDefault="002C1B29" w:rsidP="00262518">
      <w:pPr>
        <w:spacing w:after="0" w:line="360" w:lineRule="auto"/>
        <w:ind w:left="0" w:firstLine="0"/>
        <w:jc w:val="center"/>
        <w:rPr>
          <w:bCs/>
          <w:lang w:val="sv-SE"/>
        </w:rPr>
      </w:pPr>
      <w:r w:rsidRPr="009D74DB">
        <w:rPr>
          <w:bCs/>
          <w:lang w:val="sv-SE"/>
        </w:rPr>
        <w:t>Disusun Oleh :</w:t>
      </w:r>
    </w:p>
    <w:p w14:paraId="6854DF4D" w14:textId="329A65EF" w:rsidR="002C1B29" w:rsidRPr="009D74DB" w:rsidRDefault="00BD5357" w:rsidP="00262518">
      <w:pPr>
        <w:spacing w:after="0" w:line="360" w:lineRule="auto"/>
        <w:ind w:left="0" w:firstLine="0"/>
        <w:jc w:val="center"/>
        <w:rPr>
          <w:b/>
          <w:lang w:val="sv-SE"/>
        </w:rPr>
      </w:pPr>
      <w:r w:rsidRPr="009D74DB">
        <w:rPr>
          <w:b/>
          <w:lang w:val="sv-SE"/>
        </w:rPr>
        <w:t>SURYA SAPUTRA</w:t>
      </w:r>
    </w:p>
    <w:p w14:paraId="4309250A" w14:textId="08AC7BFB" w:rsidR="002C1B29" w:rsidRPr="009D74DB" w:rsidRDefault="002C1B29" w:rsidP="00262518">
      <w:pPr>
        <w:spacing w:after="0" w:line="360" w:lineRule="auto"/>
        <w:ind w:left="0" w:firstLine="0"/>
        <w:jc w:val="center"/>
        <w:rPr>
          <w:b/>
          <w:lang w:val="sv-SE"/>
        </w:rPr>
      </w:pPr>
      <w:r w:rsidRPr="009D74DB">
        <w:rPr>
          <w:b/>
          <w:lang w:val="sv-SE"/>
        </w:rPr>
        <w:t>F 521 2</w:t>
      </w:r>
      <w:r w:rsidR="00BD5357" w:rsidRPr="009D74DB">
        <w:rPr>
          <w:b/>
          <w:lang w:val="sv-SE"/>
        </w:rPr>
        <w:t>5 30 116</w:t>
      </w:r>
    </w:p>
    <w:p w14:paraId="2D8EF995" w14:textId="28BC4D3F" w:rsidR="00CF17A8" w:rsidRPr="009D74DB" w:rsidRDefault="00BD5357" w:rsidP="00262518">
      <w:pPr>
        <w:spacing w:after="0" w:line="360" w:lineRule="auto"/>
        <w:ind w:left="0" w:firstLine="0"/>
        <w:jc w:val="center"/>
        <w:rPr>
          <w:b/>
          <w:lang w:val="sv-SE"/>
        </w:rPr>
      </w:pPr>
      <w:r w:rsidRPr="009D74DB">
        <w:rPr>
          <w:b/>
          <w:lang w:val="sv-SE"/>
        </w:rPr>
        <w:t>C</w:t>
      </w:r>
    </w:p>
    <w:p w14:paraId="5AEC327E" w14:textId="77777777" w:rsidR="00981948" w:rsidRPr="009D74DB" w:rsidRDefault="00981948" w:rsidP="00262518">
      <w:pPr>
        <w:spacing w:after="0" w:line="360" w:lineRule="auto"/>
        <w:ind w:left="0" w:firstLine="0"/>
        <w:jc w:val="center"/>
        <w:rPr>
          <w:b/>
          <w:lang w:val="sv-SE"/>
        </w:rPr>
      </w:pPr>
    </w:p>
    <w:p w14:paraId="1A7E1728" w14:textId="19D78332" w:rsidR="002C1B29" w:rsidRPr="009D74DB" w:rsidRDefault="002C1B29" w:rsidP="00262518">
      <w:pPr>
        <w:spacing w:after="0" w:line="360" w:lineRule="auto"/>
        <w:ind w:left="0" w:firstLine="0"/>
        <w:jc w:val="center"/>
        <w:rPr>
          <w:b/>
          <w:lang w:val="sv-SE"/>
        </w:rPr>
      </w:pPr>
      <w:r w:rsidRPr="009D74DB">
        <w:rPr>
          <w:b/>
          <w:lang w:val="sv-SE"/>
        </w:rPr>
        <w:t>PROGRAM STUDI S1 SISTEM INFORMASI</w:t>
      </w:r>
    </w:p>
    <w:p w14:paraId="14ADE1BE" w14:textId="7A080BA4" w:rsidR="002C1B29" w:rsidRPr="009D74DB" w:rsidRDefault="002C1B29" w:rsidP="00262518">
      <w:pPr>
        <w:spacing w:after="0" w:line="360" w:lineRule="auto"/>
        <w:ind w:left="0" w:firstLine="0"/>
        <w:jc w:val="center"/>
        <w:rPr>
          <w:b/>
          <w:lang w:val="sv-SE"/>
        </w:rPr>
      </w:pPr>
      <w:r w:rsidRPr="009D74DB">
        <w:rPr>
          <w:b/>
          <w:lang w:val="sv-SE"/>
        </w:rPr>
        <w:t>FAKULTAS TEKNIK</w:t>
      </w:r>
    </w:p>
    <w:p w14:paraId="00917A4D" w14:textId="74399931" w:rsidR="002C1B29" w:rsidRPr="009D74DB" w:rsidRDefault="002C1B29" w:rsidP="00262518">
      <w:pPr>
        <w:spacing w:after="0" w:line="360" w:lineRule="auto"/>
        <w:ind w:left="0" w:firstLine="0"/>
        <w:jc w:val="center"/>
        <w:rPr>
          <w:b/>
        </w:rPr>
      </w:pPr>
      <w:r w:rsidRPr="009D74DB">
        <w:rPr>
          <w:b/>
        </w:rPr>
        <w:t>UNIVERSITAS TADULAKO</w:t>
      </w:r>
    </w:p>
    <w:p w14:paraId="617EB5D6" w14:textId="69271462" w:rsidR="002C1B29" w:rsidRPr="009D74DB" w:rsidRDefault="002C1B29" w:rsidP="00262518">
      <w:pPr>
        <w:spacing w:after="0" w:line="360" w:lineRule="auto"/>
        <w:ind w:left="0" w:firstLine="0"/>
        <w:jc w:val="center"/>
        <w:rPr>
          <w:b/>
        </w:rPr>
      </w:pPr>
      <w:r w:rsidRPr="009D74DB">
        <w:rPr>
          <w:b/>
        </w:rPr>
        <w:t>TAHUN</w:t>
      </w:r>
    </w:p>
    <w:p w14:paraId="76CA3D12" w14:textId="657D8F38" w:rsidR="00CF17A8" w:rsidRPr="009D74DB" w:rsidRDefault="00CF17A8" w:rsidP="00262518">
      <w:pPr>
        <w:spacing w:after="0" w:line="360" w:lineRule="auto"/>
        <w:ind w:left="0" w:firstLine="0"/>
        <w:jc w:val="center"/>
        <w:rPr>
          <w:b/>
        </w:rPr>
      </w:pPr>
      <w:r w:rsidRPr="009D74DB">
        <w:rPr>
          <w:b/>
        </w:rPr>
        <w:t>2026</w:t>
      </w:r>
    </w:p>
    <w:bookmarkEnd w:id="0"/>
    <w:p w14:paraId="3F788454" w14:textId="1F9EBC99" w:rsidR="002C1B29" w:rsidRPr="009D74DB" w:rsidRDefault="0027489E" w:rsidP="00262518">
      <w:pPr>
        <w:pStyle w:val="Heading1"/>
        <w:spacing w:after="0" w:line="360" w:lineRule="auto"/>
      </w:pPr>
      <w:r w:rsidRPr="009D74DB">
        <w:t>DAFTAR ISI</w:t>
      </w:r>
    </w:p>
    <w:p w14:paraId="0AA47AFE" w14:textId="630F25DB" w:rsidR="0027489E" w:rsidRPr="009D74DB" w:rsidRDefault="0027489E" w:rsidP="00262518">
      <w:pPr>
        <w:spacing w:after="0" w:line="360" w:lineRule="auto"/>
        <w:ind w:left="540" w:hanging="540"/>
        <w:jc w:val="left"/>
      </w:pPr>
      <w:r w:rsidRPr="009D74DB">
        <w:br w:type="page"/>
      </w:r>
    </w:p>
    <w:p w14:paraId="572C3C9E" w14:textId="67BD51CB" w:rsidR="0027489E" w:rsidRPr="009D74DB" w:rsidRDefault="0027489E" w:rsidP="00262518">
      <w:pPr>
        <w:pStyle w:val="Heading1"/>
        <w:spacing w:after="0" w:line="360" w:lineRule="auto"/>
      </w:pPr>
      <w:r w:rsidRPr="009D74DB">
        <w:lastRenderedPageBreak/>
        <w:t>BAB I</w:t>
      </w:r>
      <w:r w:rsidRPr="009D74DB">
        <w:br/>
        <w:t>PENDAHULUAN</w:t>
      </w:r>
    </w:p>
    <w:p w14:paraId="0DDE526B" w14:textId="0CEEB5B2" w:rsidR="0027489E" w:rsidRPr="009D74DB" w:rsidRDefault="0027489E" w:rsidP="00262518">
      <w:pPr>
        <w:pStyle w:val="Heading2"/>
        <w:numPr>
          <w:ilvl w:val="1"/>
          <w:numId w:val="1"/>
        </w:numPr>
        <w:tabs>
          <w:tab w:val="left" w:pos="851"/>
        </w:tabs>
        <w:spacing w:after="0" w:line="360" w:lineRule="auto"/>
        <w:ind w:left="567" w:hanging="567"/>
      </w:pPr>
      <w:r w:rsidRPr="009D74DB">
        <w:t>Latar Belakang</w:t>
      </w:r>
    </w:p>
    <w:p w14:paraId="44E203C6" w14:textId="5CBF7044" w:rsidR="0027489E" w:rsidRPr="009D74DB" w:rsidRDefault="0027489E" w:rsidP="00262518">
      <w:pPr>
        <w:pStyle w:val="Heading2"/>
        <w:numPr>
          <w:ilvl w:val="1"/>
          <w:numId w:val="1"/>
        </w:numPr>
        <w:spacing w:after="0" w:line="360" w:lineRule="auto"/>
      </w:pPr>
      <w:r w:rsidRPr="009D74DB">
        <w:t>Tujuan Praktikum</w:t>
      </w:r>
    </w:p>
    <w:p w14:paraId="6F1300AE" w14:textId="5B7FE4EC" w:rsidR="006A1583" w:rsidRPr="009D74DB" w:rsidRDefault="006A1583" w:rsidP="00262518">
      <w:pPr>
        <w:pStyle w:val="Heading3"/>
        <w:numPr>
          <w:ilvl w:val="2"/>
          <w:numId w:val="1"/>
        </w:numPr>
        <w:spacing w:before="0" w:line="360" w:lineRule="auto"/>
        <w:ind w:left="1134" w:hanging="567"/>
        <w:jc w:val="both"/>
        <w:rPr>
          <w:rFonts w:cs="Times New Roman"/>
        </w:rPr>
      </w:pPr>
      <w:r w:rsidRPr="009D74DB">
        <w:rPr>
          <w:rFonts w:cs="Times New Roman"/>
        </w:rPr>
        <w:t xml:space="preserve">Konsep Dasar RPL, Pemodelan Aliran Data (DFD), Unified Modeling Language (UML) Menggunakan </w:t>
      </w:r>
      <w:r w:rsidR="00AA55CC" w:rsidRPr="009D74DB">
        <w:rPr>
          <w:rFonts w:cs="Times New Roman"/>
          <w:i/>
        </w:rPr>
        <w:t>Platform Draw.io</w:t>
      </w:r>
    </w:p>
    <w:p w14:paraId="61339CC8" w14:textId="77777777" w:rsidR="0027489E" w:rsidRPr="009D74DB" w:rsidRDefault="0027489E" w:rsidP="00262518">
      <w:pPr>
        <w:numPr>
          <w:ilvl w:val="0"/>
          <w:numId w:val="2"/>
        </w:numPr>
        <w:spacing w:after="0" w:line="360" w:lineRule="auto"/>
        <w:ind w:left="1418" w:hanging="284"/>
        <w:rPr>
          <w:lang w:val="sv-SE"/>
        </w:rPr>
      </w:pPr>
      <w:r w:rsidRPr="009D74DB">
        <w:rPr>
          <w:lang w:val="sv-SE"/>
        </w:rPr>
        <w:t xml:space="preserve">Memahami Konsep Dasar RPL &amp; SDLC: Menguasai konsep dasar Rekayasa Perangkat Lunak, peran </w:t>
      </w:r>
      <w:r w:rsidRPr="009D74DB">
        <w:rPr>
          <w:i/>
          <w:lang w:val="sv-SE"/>
        </w:rPr>
        <w:t>stakeholders</w:t>
      </w:r>
      <w:r w:rsidRPr="009D74DB">
        <w:rPr>
          <w:lang w:val="sv-SE"/>
        </w:rPr>
        <w:t>, serta tahapan siklus hidup pengembangan sistem (</w:t>
      </w:r>
      <w:r w:rsidRPr="009D74DB">
        <w:rPr>
          <w:i/>
          <w:lang w:val="sv-SE"/>
        </w:rPr>
        <w:t>System Development Life Cycle</w:t>
      </w:r>
      <w:r w:rsidRPr="009D74DB">
        <w:rPr>
          <w:lang w:val="sv-SE"/>
        </w:rPr>
        <w:t xml:space="preserve">) menggunakan paradigma </w:t>
      </w:r>
      <w:r w:rsidRPr="009D74DB">
        <w:rPr>
          <w:i/>
          <w:lang w:val="sv-SE"/>
        </w:rPr>
        <w:t>Waterfall</w:t>
      </w:r>
      <w:r w:rsidRPr="009D74DB">
        <w:rPr>
          <w:lang w:val="sv-SE"/>
        </w:rPr>
        <w:t xml:space="preserve"> maupun </w:t>
      </w:r>
      <w:r w:rsidRPr="009D74DB">
        <w:rPr>
          <w:i/>
          <w:lang w:val="sv-SE"/>
        </w:rPr>
        <w:t>Agile Scrum</w:t>
      </w:r>
      <w:r w:rsidRPr="009D74DB">
        <w:rPr>
          <w:lang w:val="sv-SE"/>
        </w:rPr>
        <w:t xml:space="preserve">.  </w:t>
      </w:r>
    </w:p>
    <w:p w14:paraId="141295F3" w14:textId="77777777" w:rsidR="0027489E" w:rsidRPr="009D74DB" w:rsidRDefault="0027489E" w:rsidP="00262518">
      <w:pPr>
        <w:numPr>
          <w:ilvl w:val="0"/>
          <w:numId w:val="2"/>
        </w:numPr>
        <w:spacing w:after="0" w:line="360" w:lineRule="auto"/>
        <w:ind w:left="1418" w:hanging="284"/>
        <w:rPr>
          <w:lang w:val="sv-SE"/>
        </w:rPr>
      </w:pPr>
      <w:r w:rsidRPr="009D74DB">
        <w:rPr>
          <w:lang w:val="sv-SE"/>
        </w:rPr>
        <w:t>Menganalisis Kebutuhan Perangkat Lunak: Mampu mengidentifikasi, mengklasifikasikan, dan merumuskan Kebutuhan Fungsional (</w:t>
      </w:r>
      <w:r w:rsidRPr="009D74DB">
        <w:rPr>
          <w:i/>
          <w:lang w:val="sv-SE"/>
        </w:rPr>
        <w:t>Functional Requirements</w:t>
      </w:r>
      <w:r w:rsidRPr="009D74DB">
        <w:rPr>
          <w:lang w:val="sv-SE"/>
        </w:rPr>
        <w:t>) serta Kebutuhan Non-Fungsional (</w:t>
      </w:r>
      <w:r w:rsidRPr="009D74DB">
        <w:rPr>
          <w:i/>
          <w:lang w:val="sv-SE"/>
        </w:rPr>
        <w:t>Non-Functional Requirements</w:t>
      </w:r>
      <w:r w:rsidRPr="009D74DB">
        <w:rPr>
          <w:lang w:val="sv-SE"/>
        </w:rPr>
        <w:t xml:space="preserve">) dari suatu sistem informasi.  </w:t>
      </w:r>
    </w:p>
    <w:p w14:paraId="280F5755" w14:textId="77777777" w:rsidR="0027489E" w:rsidRPr="009D74DB" w:rsidRDefault="0027489E" w:rsidP="00262518">
      <w:pPr>
        <w:numPr>
          <w:ilvl w:val="0"/>
          <w:numId w:val="2"/>
        </w:numPr>
        <w:spacing w:after="0" w:line="360" w:lineRule="auto"/>
        <w:ind w:left="1418" w:hanging="284"/>
        <w:rPr>
          <w:lang w:val="sv-SE"/>
        </w:rPr>
      </w:pPr>
      <w:r w:rsidRPr="009D74DB">
        <w:rPr>
          <w:lang w:val="sv-SE"/>
        </w:rPr>
        <w:t xml:space="preserve">Merancang Pemodelan Aliran Data Terstruktur (DFD): Mampu menyusun dan memetakan alur data sistem secara mendetail melalui pembuatan Diagram Konteks (Level 0), DFD Level 1, hingga DFD Level 2 dengan menggunakan standar notasi DFD.  </w:t>
      </w:r>
    </w:p>
    <w:p w14:paraId="6F96195D" w14:textId="77777777" w:rsidR="0027489E" w:rsidRPr="009D74DB" w:rsidRDefault="0027489E" w:rsidP="00262518">
      <w:pPr>
        <w:numPr>
          <w:ilvl w:val="0"/>
          <w:numId w:val="2"/>
        </w:numPr>
        <w:spacing w:after="0" w:line="360" w:lineRule="auto"/>
        <w:ind w:left="1418" w:hanging="284"/>
        <w:rPr>
          <w:lang w:val="sv-SE"/>
        </w:rPr>
      </w:pPr>
      <w:r w:rsidRPr="009D74DB">
        <w:rPr>
          <w:lang w:val="sv-SE"/>
        </w:rPr>
        <w:t xml:space="preserve">Memahami Dasar Pemodelan Berorientasi Objek (UML): Mengenal fungsi dan simbolsimbol dasar diagram UML yang meliputi </w:t>
      </w:r>
      <w:r w:rsidRPr="009D74DB">
        <w:rPr>
          <w:i/>
          <w:lang w:val="sv-SE"/>
        </w:rPr>
        <w:t>Use Case Diagram</w:t>
      </w:r>
      <w:r w:rsidRPr="009D74DB">
        <w:rPr>
          <w:lang w:val="sv-SE"/>
        </w:rPr>
        <w:t xml:space="preserve">, </w:t>
      </w:r>
      <w:r w:rsidRPr="009D74DB">
        <w:rPr>
          <w:i/>
          <w:lang w:val="sv-SE"/>
        </w:rPr>
        <w:t>Sequence Diagram</w:t>
      </w:r>
      <w:r w:rsidRPr="009D74DB">
        <w:rPr>
          <w:lang w:val="sv-SE"/>
        </w:rPr>
        <w:t xml:space="preserve">, </w:t>
      </w:r>
      <w:r w:rsidRPr="009D74DB">
        <w:rPr>
          <w:i/>
          <w:lang w:val="sv-SE"/>
        </w:rPr>
        <w:t>Activity Diagram</w:t>
      </w:r>
      <w:r w:rsidRPr="009D74DB">
        <w:rPr>
          <w:lang w:val="sv-SE"/>
        </w:rPr>
        <w:t xml:space="preserve">, dan </w:t>
      </w:r>
      <w:r w:rsidRPr="009D74DB">
        <w:rPr>
          <w:i/>
          <w:lang w:val="sv-SE"/>
        </w:rPr>
        <w:t>Class Diagram</w:t>
      </w:r>
      <w:r w:rsidRPr="009D74DB">
        <w:rPr>
          <w:lang w:val="sv-SE"/>
        </w:rPr>
        <w:t xml:space="preserve">.  </w:t>
      </w:r>
    </w:p>
    <w:p w14:paraId="056B56E8" w14:textId="05A55483" w:rsidR="00452EAC" w:rsidRPr="009D74DB" w:rsidRDefault="0027489E" w:rsidP="00262518">
      <w:pPr>
        <w:numPr>
          <w:ilvl w:val="0"/>
          <w:numId w:val="2"/>
        </w:numPr>
        <w:spacing w:after="0" w:line="360" w:lineRule="auto"/>
        <w:ind w:left="1418" w:hanging="284"/>
        <w:rPr>
          <w:lang w:val="sv-SE"/>
        </w:rPr>
      </w:pPr>
      <w:r w:rsidRPr="009D74DB">
        <w:rPr>
          <w:lang w:val="sv-SE"/>
        </w:rPr>
        <w:t xml:space="preserve">Menguasai Alat Bantu Perancangan (Draw.io): Mampu mengoperasikan </w:t>
      </w:r>
      <w:r w:rsidR="00AA55CC" w:rsidRPr="009D74DB">
        <w:rPr>
          <w:i/>
          <w:lang w:val="sv-SE"/>
        </w:rPr>
        <w:t>Platform Draw.io</w:t>
      </w:r>
      <w:r w:rsidRPr="009D74DB">
        <w:rPr>
          <w:lang w:val="sv-SE"/>
        </w:rPr>
        <w:t xml:space="preserve"> secara efektif untuk mengimplementasikan pemodelan diagram sistem terstruktur maupun berorientasi objek. </w:t>
      </w:r>
    </w:p>
    <w:p w14:paraId="16C4055D" w14:textId="7A3B5222" w:rsidR="0027489E" w:rsidRPr="009D74DB" w:rsidRDefault="00452EAC" w:rsidP="00262518">
      <w:pPr>
        <w:pStyle w:val="Heading3"/>
        <w:numPr>
          <w:ilvl w:val="2"/>
          <w:numId w:val="1"/>
        </w:numPr>
        <w:spacing w:before="0" w:line="360" w:lineRule="auto"/>
        <w:ind w:left="1134" w:hanging="567"/>
        <w:rPr>
          <w:rFonts w:cs="Times New Roman"/>
          <w:lang w:val="sv-SE"/>
        </w:rPr>
      </w:pPr>
      <w:r w:rsidRPr="009D74DB">
        <w:rPr>
          <w:rFonts w:cs="Times New Roman"/>
        </w:rPr>
        <w:t>Perancangan</w:t>
      </w:r>
      <w:r w:rsidRPr="009D74DB">
        <w:rPr>
          <w:rFonts w:cs="Times New Roman"/>
          <w:lang w:val="sv-SE"/>
        </w:rPr>
        <w:t xml:space="preserve"> Arsitektur Dan Implementasi Perangkat Lunak</w:t>
      </w:r>
    </w:p>
    <w:p w14:paraId="0D4C90C9" w14:textId="7D2EAC55" w:rsidR="00452EAC" w:rsidRPr="009D74DB" w:rsidRDefault="00452EAC" w:rsidP="00262518">
      <w:pPr>
        <w:pStyle w:val="ListParagraph"/>
        <w:numPr>
          <w:ilvl w:val="0"/>
          <w:numId w:val="24"/>
        </w:numPr>
        <w:spacing w:after="0" w:line="360" w:lineRule="auto"/>
        <w:ind w:left="1418" w:hanging="284"/>
        <w:rPr>
          <w:lang w:val="sv-SE"/>
        </w:rPr>
      </w:pPr>
      <w:r w:rsidRPr="009D74DB">
        <w:rPr>
          <w:lang w:val="sv-SE"/>
        </w:rPr>
        <w:t>Memahami dan merancang arsitektur perangkat lunak berbasis pola Model-</w:t>
      </w:r>
      <w:r w:rsidR="000B473E" w:rsidRPr="009D74DB">
        <w:rPr>
          <w:i/>
          <w:lang w:val="sv-SE"/>
        </w:rPr>
        <w:t>View</w:t>
      </w:r>
      <w:r w:rsidRPr="009D74DB">
        <w:rPr>
          <w:lang w:val="sv-SE"/>
        </w:rPr>
        <w:t>Controller (MVC).</w:t>
      </w:r>
    </w:p>
    <w:p w14:paraId="2CBD0F4B" w14:textId="77777777" w:rsidR="00452EAC" w:rsidRPr="009D74DB" w:rsidRDefault="00452EAC" w:rsidP="00262518">
      <w:pPr>
        <w:pStyle w:val="ListParagraph"/>
        <w:numPr>
          <w:ilvl w:val="0"/>
          <w:numId w:val="24"/>
        </w:numPr>
        <w:spacing w:after="0" w:line="360" w:lineRule="auto"/>
        <w:ind w:left="1418" w:hanging="284"/>
        <w:rPr>
          <w:lang w:val="sv-SE"/>
        </w:rPr>
      </w:pPr>
      <w:r w:rsidRPr="009D74DB">
        <w:rPr>
          <w:lang w:val="sv-SE"/>
        </w:rPr>
        <w:lastRenderedPageBreak/>
        <w:t xml:space="preserve">Merancang struktur basis data relasional menggunakan Entity Relationship Diagram (ERD) dengan memperhatikan penetapan Primary Key, Foreign Key, dan aturan integritas data. </w:t>
      </w:r>
    </w:p>
    <w:p w14:paraId="28C3C2A1" w14:textId="2996545B" w:rsidR="00452EAC" w:rsidRPr="009D74DB" w:rsidRDefault="00452EAC" w:rsidP="00262518">
      <w:pPr>
        <w:pStyle w:val="ListParagraph"/>
        <w:numPr>
          <w:ilvl w:val="0"/>
          <w:numId w:val="24"/>
        </w:numPr>
        <w:spacing w:after="0" w:line="360" w:lineRule="auto"/>
        <w:ind w:left="1418" w:hanging="284"/>
        <w:rPr>
          <w:lang w:val="sv-SE"/>
        </w:rPr>
      </w:pPr>
      <w:r w:rsidRPr="009D74DB">
        <w:rPr>
          <w:lang w:val="sv-SE"/>
        </w:rPr>
        <w:t xml:space="preserve">Mengimplementasikan basis data relasional dan skema antartabel pada sistem manajemen basis data </w:t>
      </w:r>
      <w:r w:rsidR="00671F46" w:rsidRPr="009D74DB">
        <w:rPr>
          <w:i/>
          <w:lang w:val="sv-SE"/>
        </w:rPr>
        <w:t xml:space="preserve">Mysql </w:t>
      </w:r>
      <w:r w:rsidRPr="009D74DB">
        <w:rPr>
          <w:lang w:val="sv-SE"/>
        </w:rPr>
        <w:t>/MariaDB menggunakan instruksi DDL (Data Definition Language.</w:t>
      </w:r>
    </w:p>
    <w:p w14:paraId="62F7B9F5" w14:textId="77777777" w:rsidR="00452EAC" w:rsidRPr="009D74DB" w:rsidRDefault="00452EAC" w:rsidP="00262518">
      <w:pPr>
        <w:pStyle w:val="ListParagraph"/>
        <w:numPr>
          <w:ilvl w:val="0"/>
          <w:numId w:val="24"/>
        </w:numPr>
        <w:spacing w:after="0" w:line="360" w:lineRule="auto"/>
        <w:ind w:left="1418" w:hanging="284"/>
        <w:rPr>
          <w:lang w:val="sv-SE"/>
        </w:rPr>
      </w:pPr>
      <w:r w:rsidRPr="009D74DB">
        <w:rPr>
          <w:lang w:val="sv-SE"/>
        </w:rPr>
        <w:t>Mengorganisasikan struktur proyek perangkat lunak secara modular berbasis arsitektur MVC dan menghubungkannya ke layanan basis data.</w:t>
      </w:r>
    </w:p>
    <w:p w14:paraId="7C2BC763" w14:textId="485E4130" w:rsidR="00452EAC" w:rsidRPr="009D74DB" w:rsidRDefault="00452EAC" w:rsidP="00262518">
      <w:pPr>
        <w:pStyle w:val="ListParagraph"/>
        <w:numPr>
          <w:ilvl w:val="0"/>
          <w:numId w:val="24"/>
        </w:numPr>
        <w:spacing w:after="0" w:line="360" w:lineRule="auto"/>
        <w:ind w:left="1418" w:hanging="284"/>
        <w:rPr>
          <w:lang w:val="sv-SE"/>
        </w:rPr>
      </w:pPr>
      <w:r w:rsidRPr="009D74DB">
        <w:rPr>
          <w:lang w:val="sv-SE"/>
        </w:rPr>
        <w:t xml:space="preserve">Menerapkan dan menguji operasi Create, Read, Update, dan Delete (CRUD) serta penanganan kesalahan (exception handling) pada antarmuka aplikasi.  </w:t>
      </w:r>
    </w:p>
    <w:p w14:paraId="55D0F49C" w14:textId="5389C8D5" w:rsidR="00E87339" w:rsidRPr="009D74DB" w:rsidRDefault="00AA55CC" w:rsidP="00262518">
      <w:pPr>
        <w:pStyle w:val="Heading3"/>
        <w:numPr>
          <w:ilvl w:val="0"/>
          <w:numId w:val="52"/>
        </w:numPr>
        <w:spacing w:before="0" w:line="360" w:lineRule="auto"/>
        <w:ind w:left="1134" w:hanging="567"/>
        <w:rPr>
          <w:rFonts w:cs="Times New Roman"/>
          <w:color w:val="000000" w:themeColor="text1"/>
          <w:lang w:val="en-ID"/>
        </w:rPr>
      </w:pPr>
      <w:r w:rsidRPr="009D74DB">
        <w:rPr>
          <w:rFonts w:cs="Times New Roman"/>
          <w:i/>
          <w:lang w:val="en-ID"/>
        </w:rPr>
        <w:t xml:space="preserve">Setup Environment, Code Editor, </w:t>
      </w:r>
      <w:r w:rsidR="00E87339" w:rsidRPr="009D74DB">
        <w:rPr>
          <w:rFonts w:cs="Times New Roman"/>
          <w:lang w:val="en-ID"/>
        </w:rPr>
        <w:t xml:space="preserve">Dan </w:t>
      </w:r>
      <w:r w:rsidRPr="009D74DB">
        <w:rPr>
          <w:rFonts w:cs="Times New Roman"/>
          <w:i/>
          <w:lang w:val="en-ID"/>
        </w:rPr>
        <w:t xml:space="preserve">Version Control System </w:t>
      </w:r>
      <w:r w:rsidR="00E87339" w:rsidRPr="009D74DB">
        <w:rPr>
          <w:rFonts w:cs="Times New Roman"/>
          <w:lang w:val="en-ID"/>
        </w:rPr>
        <w:t>(VCS)</w:t>
      </w:r>
    </w:p>
    <w:p w14:paraId="4C44E40E" w14:textId="77777777" w:rsidR="00E87339" w:rsidRPr="009D74DB" w:rsidRDefault="00E87339" w:rsidP="00262518">
      <w:pPr>
        <w:pStyle w:val="ListParagraph"/>
        <w:numPr>
          <w:ilvl w:val="0"/>
          <w:numId w:val="53"/>
        </w:numPr>
        <w:spacing w:after="0" w:line="360" w:lineRule="auto"/>
        <w:ind w:left="1418" w:hanging="284"/>
        <w:rPr>
          <w:i/>
          <w:iCs/>
          <w:lang w:val="en-ID"/>
        </w:rPr>
      </w:pPr>
      <w:r w:rsidRPr="009D74DB">
        <w:t xml:space="preserve">Mahasiswa mampu menginstalasi dan mengkonfigurasi </w:t>
      </w:r>
      <w:r w:rsidRPr="009D74DB">
        <w:rPr>
          <w:i/>
          <w:iCs/>
        </w:rPr>
        <w:t>Code Editor</w:t>
      </w:r>
      <w:r w:rsidRPr="009D74DB">
        <w:t xml:space="preserve"> </w:t>
      </w:r>
      <w:r w:rsidRPr="009D74DB">
        <w:rPr>
          <w:i/>
          <w:iCs/>
        </w:rPr>
        <w:t>(Visual Studio Code).</w:t>
      </w:r>
    </w:p>
    <w:p w14:paraId="09EDCFB2" w14:textId="77777777" w:rsidR="00E87339" w:rsidRPr="009D74DB" w:rsidRDefault="00E87339" w:rsidP="00262518">
      <w:pPr>
        <w:pStyle w:val="ListParagraph"/>
        <w:numPr>
          <w:ilvl w:val="0"/>
          <w:numId w:val="53"/>
        </w:numPr>
        <w:spacing w:after="0" w:line="360" w:lineRule="auto"/>
        <w:ind w:left="1418" w:hanging="284"/>
        <w:rPr>
          <w:lang w:val="en-ID"/>
        </w:rPr>
      </w:pPr>
      <w:r w:rsidRPr="009D74DB">
        <w:t xml:space="preserve">Mahasiswa mampu membuat dan mengelola lingkungan virtual </w:t>
      </w:r>
      <w:r w:rsidRPr="009D74DB">
        <w:rPr>
          <w:i/>
          <w:iCs/>
        </w:rPr>
        <w:t>(</w:t>
      </w:r>
      <w:r w:rsidRPr="009D74DB">
        <w:t>Virtual</w:t>
      </w:r>
      <w:r w:rsidRPr="009D74DB">
        <w:rPr>
          <w:i/>
          <w:iCs/>
        </w:rPr>
        <w:t xml:space="preserve"> Environment)</w:t>
      </w:r>
      <w:r w:rsidRPr="009D74DB">
        <w:t xml:space="preserve"> menggunakan bahasa pemrograman </w:t>
      </w:r>
      <w:r w:rsidRPr="009D74DB">
        <w:rPr>
          <w:i/>
          <w:iCs/>
        </w:rPr>
        <w:t>Python</w:t>
      </w:r>
      <w:r w:rsidRPr="009D74DB">
        <w:t>.</w:t>
      </w:r>
    </w:p>
    <w:p w14:paraId="034594A4" w14:textId="77777777" w:rsidR="00E87339" w:rsidRPr="009D74DB" w:rsidRDefault="00E87339" w:rsidP="00262518">
      <w:pPr>
        <w:pStyle w:val="ListParagraph"/>
        <w:numPr>
          <w:ilvl w:val="0"/>
          <w:numId w:val="53"/>
        </w:numPr>
        <w:spacing w:after="0" w:line="360" w:lineRule="auto"/>
        <w:ind w:left="1418" w:hanging="284"/>
        <w:rPr>
          <w:lang w:val="sv-SE"/>
        </w:rPr>
      </w:pPr>
      <w:r w:rsidRPr="009D74DB">
        <w:rPr>
          <w:lang w:val="sv-SE"/>
        </w:rPr>
        <w:t xml:space="preserve">Mahasiswa memahami dasar penggunaan Git dan dapat </w:t>
      </w:r>
      <w:r w:rsidRPr="009D74DB">
        <w:t>menghubungkan</w:t>
      </w:r>
      <w:r w:rsidRPr="009D74DB">
        <w:rPr>
          <w:lang w:val="sv-SE"/>
        </w:rPr>
        <w:t xml:space="preserve"> repositori lokal ke platform GitHub</w:t>
      </w:r>
    </w:p>
    <w:p w14:paraId="7FE09E69" w14:textId="4EFDCE58" w:rsidR="00E87339" w:rsidRPr="009D74DB" w:rsidRDefault="0043666C" w:rsidP="00262518">
      <w:pPr>
        <w:pStyle w:val="Heading3"/>
        <w:numPr>
          <w:ilvl w:val="0"/>
          <w:numId w:val="52"/>
        </w:numPr>
        <w:spacing w:before="0" w:line="360" w:lineRule="auto"/>
        <w:ind w:left="1134" w:hanging="567"/>
        <w:jc w:val="both"/>
        <w:rPr>
          <w:rFonts w:cs="Times New Roman"/>
          <w:lang w:val="sv-SE"/>
        </w:rPr>
      </w:pPr>
      <w:r w:rsidRPr="009D74DB">
        <w:rPr>
          <w:rFonts w:cs="Times New Roman"/>
          <w:lang w:val="sv-SE"/>
        </w:rPr>
        <w:t xml:space="preserve">Perancangan </w:t>
      </w:r>
      <w:r w:rsidRPr="009D74DB">
        <w:rPr>
          <w:rFonts w:cs="Times New Roman"/>
          <w:color w:val="000000" w:themeColor="text1"/>
          <w:lang w:val="en-ID"/>
        </w:rPr>
        <w:t>Model</w:t>
      </w:r>
      <w:r w:rsidRPr="009D74DB">
        <w:rPr>
          <w:rFonts w:cs="Times New Roman"/>
          <w:lang w:val="sv-SE"/>
        </w:rPr>
        <w:t xml:space="preserve"> Python Dan Integrasi Basis Data </w:t>
      </w:r>
      <w:r w:rsidR="00671F46" w:rsidRPr="009D74DB">
        <w:rPr>
          <w:rFonts w:cs="Times New Roman"/>
          <w:i/>
          <w:lang w:val="sv-SE"/>
        </w:rPr>
        <w:t xml:space="preserve">Mysql </w:t>
      </w:r>
    </w:p>
    <w:p w14:paraId="039EE275" w14:textId="6BBAFE31" w:rsidR="0043666C" w:rsidRPr="009D74DB" w:rsidRDefault="0043666C" w:rsidP="00262518">
      <w:pPr>
        <w:pStyle w:val="ListParagraph"/>
        <w:numPr>
          <w:ilvl w:val="0"/>
          <w:numId w:val="55"/>
        </w:numPr>
        <w:spacing w:after="0" w:line="360" w:lineRule="auto"/>
        <w:ind w:left="1418" w:hanging="284"/>
        <w:rPr>
          <w:lang w:val="sv-SE"/>
        </w:rPr>
      </w:pPr>
      <w:r w:rsidRPr="009D74DB">
        <w:rPr>
          <w:lang w:val="sv-SE"/>
        </w:rPr>
        <w:t xml:space="preserve">Mahasiswa mampu menghubungkan lingkungan kerja Python dengan layanan basis data </w:t>
      </w:r>
      <w:r w:rsidR="00671F46" w:rsidRPr="009D74DB">
        <w:rPr>
          <w:i/>
          <w:lang w:val="sv-SE"/>
        </w:rPr>
        <w:t xml:space="preserve">Mysql </w:t>
      </w:r>
      <w:r w:rsidRPr="009D74DB">
        <w:rPr>
          <w:lang w:val="sv-SE"/>
        </w:rPr>
        <w:t xml:space="preserve"> yang berjalan pada Laragon.</w:t>
      </w:r>
    </w:p>
    <w:p w14:paraId="333EBEBB" w14:textId="2A50F110" w:rsidR="0043666C" w:rsidRPr="009D74DB" w:rsidRDefault="0043666C" w:rsidP="00262518">
      <w:pPr>
        <w:pStyle w:val="ListParagraph"/>
        <w:numPr>
          <w:ilvl w:val="0"/>
          <w:numId w:val="55"/>
        </w:numPr>
        <w:spacing w:after="0" w:line="360" w:lineRule="auto"/>
        <w:ind w:left="1418" w:hanging="284"/>
        <w:rPr>
          <w:lang w:val="sv-SE"/>
        </w:rPr>
      </w:pPr>
      <w:r w:rsidRPr="009D74DB">
        <w:rPr>
          <w:lang w:val="sv-SE"/>
        </w:rPr>
        <w:t>Mahasiswa mampu mengimplementasikan komponen Model pada arsitektur MVC menggunakan bahasa pemrograman Python.</w:t>
      </w:r>
    </w:p>
    <w:p w14:paraId="4BD74F24" w14:textId="6EAC9FBA" w:rsidR="0043666C" w:rsidRPr="009D74DB" w:rsidRDefault="0043666C" w:rsidP="00262518">
      <w:pPr>
        <w:pStyle w:val="ListParagraph"/>
        <w:numPr>
          <w:ilvl w:val="0"/>
          <w:numId w:val="55"/>
        </w:numPr>
        <w:spacing w:after="0" w:line="360" w:lineRule="auto"/>
        <w:ind w:left="1418" w:hanging="284"/>
        <w:rPr>
          <w:lang w:val="sv-SE"/>
        </w:rPr>
      </w:pPr>
      <w:r w:rsidRPr="009D74DB">
        <w:rPr>
          <w:lang w:val="sv-SE"/>
        </w:rPr>
        <w:t xml:space="preserve">Mahasiswa mampu melakukan operasi CRUD </w:t>
      </w:r>
      <w:r w:rsidR="00671F46" w:rsidRPr="009D74DB">
        <w:rPr>
          <w:i/>
          <w:lang w:val="sv-SE"/>
        </w:rPr>
        <w:t>(Create, Read, Update, Delete)</w:t>
      </w:r>
      <w:r w:rsidRPr="009D74DB">
        <w:rPr>
          <w:lang w:val="sv-SE"/>
        </w:rPr>
        <w:t xml:space="preserve"> dari Python ke dalam tabel basis data yang telah dibuat pada Modul sebelumnya.</w:t>
      </w:r>
    </w:p>
    <w:p w14:paraId="2BB5ED4B" w14:textId="77777777" w:rsidR="00AA55CC" w:rsidRPr="009D74DB" w:rsidRDefault="00AA55CC" w:rsidP="00262518">
      <w:pPr>
        <w:pStyle w:val="Heading3"/>
        <w:numPr>
          <w:ilvl w:val="0"/>
          <w:numId w:val="52"/>
        </w:numPr>
        <w:spacing w:before="0" w:line="360" w:lineRule="auto"/>
        <w:ind w:left="1134" w:hanging="567"/>
        <w:jc w:val="both"/>
        <w:rPr>
          <w:rFonts w:cs="Times New Roman"/>
          <w:lang w:val="sv-SE"/>
        </w:rPr>
      </w:pPr>
      <w:r w:rsidRPr="009D74DB">
        <w:rPr>
          <w:rFonts w:cs="Times New Roman"/>
          <w:lang w:val="sv-SE"/>
        </w:rPr>
        <w:t>Pengembangan</w:t>
      </w:r>
      <w:r w:rsidRPr="009D74DB">
        <w:rPr>
          <w:rFonts w:cs="Times New Roman"/>
        </w:rPr>
        <w:t xml:space="preserve"> </w:t>
      </w:r>
      <w:r w:rsidRPr="009D74DB">
        <w:rPr>
          <w:rFonts w:eastAsia="Times New Roman" w:cs="Times New Roman"/>
          <w:color w:val="000000"/>
          <w:lang w:val="en-ID"/>
        </w:rPr>
        <w:t>Antarmuka</w:t>
      </w:r>
      <w:r w:rsidRPr="009D74DB">
        <w:rPr>
          <w:rFonts w:cs="Times New Roman"/>
        </w:rPr>
        <w:t xml:space="preserve"> Pengguna (</w:t>
      </w:r>
      <w:r w:rsidRPr="009D74DB">
        <w:rPr>
          <w:rFonts w:cs="Times New Roman"/>
          <w:i/>
        </w:rPr>
        <w:t>View</w:t>
      </w:r>
      <w:r w:rsidRPr="009D74DB">
        <w:rPr>
          <w:rFonts w:cs="Times New Roman"/>
        </w:rPr>
        <w:t xml:space="preserve">) Berbasis </w:t>
      </w:r>
      <w:r w:rsidRPr="009D74DB">
        <w:rPr>
          <w:rFonts w:cs="Times New Roman"/>
          <w:i/>
        </w:rPr>
        <w:t>Desktop</w:t>
      </w:r>
    </w:p>
    <w:p w14:paraId="0ADB27CB" w14:textId="77777777" w:rsidR="00AA55CC" w:rsidRPr="009D74DB" w:rsidRDefault="00AA55CC" w:rsidP="00262518">
      <w:pPr>
        <w:pStyle w:val="ListParagraph"/>
        <w:numPr>
          <w:ilvl w:val="0"/>
          <w:numId w:val="75"/>
        </w:numPr>
        <w:spacing w:after="0" w:line="360" w:lineRule="auto"/>
        <w:ind w:left="1418" w:right="1" w:hanging="283"/>
      </w:pPr>
      <w:r w:rsidRPr="009D74DB">
        <w:t xml:space="preserve">Mahasiswa memahami peran dan tanggung jawab komponen </w:t>
      </w:r>
      <w:r w:rsidRPr="009D74DB">
        <w:rPr>
          <w:i/>
        </w:rPr>
        <w:t>View</w:t>
      </w:r>
      <w:r w:rsidRPr="009D74DB">
        <w:t xml:space="preserve"> dalam arsitektur perangkat lunak berbasis MVC. </w:t>
      </w:r>
    </w:p>
    <w:p w14:paraId="14924A4D" w14:textId="77777777" w:rsidR="00AA55CC" w:rsidRPr="009D74DB" w:rsidRDefault="00AA55CC" w:rsidP="00262518">
      <w:pPr>
        <w:pStyle w:val="ListParagraph"/>
        <w:numPr>
          <w:ilvl w:val="0"/>
          <w:numId w:val="75"/>
        </w:numPr>
        <w:spacing w:after="0" w:line="360" w:lineRule="auto"/>
        <w:ind w:left="1418" w:right="1" w:hanging="283"/>
      </w:pPr>
      <w:r w:rsidRPr="009D74DB">
        <w:lastRenderedPageBreak/>
        <w:t>Mahasiswa mampu merancang dan membangun antarmuka pengguna grafis (</w:t>
      </w:r>
      <w:r w:rsidRPr="009D74DB">
        <w:rPr>
          <w:i/>
        </w:rPr>
        <w:t>Graphical User Interface</w:t>
      </w:r>
      <w:r w:rsidRPr="009D74DB">
        <w:t xml:space="preserve">/GUI) aplikasi desktop menggunakan Python. </w:t>
      </w:r>
    </w:p>
    <w:p w14:paraId="4B3929C0" w14:textId="63528A12" w:rsidR="00AA55CC" w:rsidRPr="009D74DB" w:rsidRDefault="00AA55CC" w:rsidP="00262518">
      <w:pPr>
        <w:pStyle w:val="ListParagraph"/>
        <w:numPr>
          <w:ilvl w:val="0"/>
          <w:numId w:val="75"/>
        </w:numPr>
        <w:spacing w:after="0" w:line="360" w:lineRule="auto"/>
        <w:ind w:left="1418" w:right="1" w:hanging="283"/>
      </w:pPr>
      <w:r w:rsidRPr="009D74DB">
        <w:t>Mahasiswa mampu mengimplementasikan tata letak (</w:t>
      </w:r>
      <w:r w:rsidRPr="009D74DB">
        <w:rPr>
          <w:i/>
        </w:rPr>
        <w:t>layouting</w:t>
      </w:r>
      <w:r w:rsidRPr="009D74DB">
        <w:t>), formulir masukan data (</w:t>
      </w:r>
      <w:r w:rsidRPr="009D74DB">
        <w:rPr>
          <w:i/>
        </w:rPr>
        <w:t>input form</w:t>
      </w:r>
      <w:r w:rsidRPr="009D74DB">
        <w:t xml:space="preserve">), dan tabel visual secara statis sebelum diintegrasikan dengan </w:t>
      </w:r>
      <w:r w:rsidRPr="009D74DB">
        <w:rPr>
          <w:i/>
        </w:rPr>
        <w:t>Controller</w:t>
      </w:r>
      <w:r w:rsidRPr="009D74DB">
        <w:t xml:space="preserve">. </w:t>
      </w:r>
    </w:p>
    <w:p w14:paraId="7087C468" w14:textId="70FF6698" w:rsidR="00D77369" w:rsidRPr="009D74DB" w:rsidRDefault="00D77369" w:rsidP="00262518">
      <w:pPr>
        <w:pStyle w:val="Heading3"/>
        <w:numPr>
          <w:ilvl w:val="0"/>
          <w:numId w:val="52"/>
        </w:numPr>
        <w:spacing w:before="0" w:line="360" w:lineRule="auto"/>
        <w:ind w:left="1134" w:hanging="567"/>
        <w:jc w:val="both"/>
        <w:rPr>
          <w:rFonts w:cs="Times New Roman"/>
        </w:rPr>
      </w:pPr>
      <w:r w:rsidRPr="009D74DB">
        <w:rPr>
          <w:rFonts w:cs="Times New Roman"/>
          <w:i/>
        </w:rPr>
        <w:t>Integrasi</w:t>
      </w:r>
      <w:r w:rsidRPr="009D74DB">
        <w:rPr>
          <w:rFonts w:cs="Times New Roman"/>
        </w:rPr>
        <w:t xml:space="preserve"> </w:t>
      </w:r>
      <w:r w:rsidRPr="009D74DB">
        <w:rPr>
          <w:rFonts w:cs="Times New Roman"/>
          <w:i/>
        </w:rPr>
        <w:t>Controller</w:t>
      </w:r>
      <w:r w:rsidRPr="009D74DB">
        <w:rPr>
          <w:rFonts w:cs="Times New Roman"/>
        </w:rPr>
        <w:t xml:space="preserve"> Dan Pengujian Kode</w:t>
      </w:r>
    </w:p>
    <w:p w14:paraId="65B89430" w14:textId="77777777" w:rsidR="0048493A" w:rsidRPr="009D74DB" w:rsidRDefault="0048493A" w:rsidP="00254481">
      <w:pPr>
        <w:numPr>
          <w:ilvl w:val="0"/>
          <w:numId w:val="76"/>
        </w:numPr>
        <w:spacing w:after="0" w:line="360" w:lineRule="auto"/>
        <w:ind w:left="1418" w:right="1" w:hanging="284"/>
      </w:pPr>
      <w:r w:rsidRPr="009D74DB">
        <w:t xml:space="preserve">Mahasiswa mampu mengimplementasikan komponen </w:t>
      </w:r>
      <w:r w:rsidRPr="009D74DB">
        <w:rPr>
          <w:i/>
        </w:rPr>
        <w:t>Controller</w:t>
      </w:r>
      <w:r w:rsidRPr="009D74DB">
        <w:t xml:space="preserve"> sebagai jembatan yang menghubungkan antara </w:t>
      </w:r>
      <w:r w:rsidRPr="009D74DB">
        <w:rPr>
          <w:i/>
        </w:rPr>
        <w:t>View</w:t>
      </w:r>
      <w:r w:rsidRPr="009D74DB">
        <w:t xml:space="preserve"> dan Model. </w:t>
      </w:r>
    </w:p>
    <w:p w14:paraId="7519F141" w14:textId="77777777" w:rsidR="0048493A" w:rsidRPr="009D74DB" w:rsidRDefault="0048493A" w:rsidP="00254481">
      <w:pPr>
        <w:numPr>
          <w:ilvl w:val="0"/>
          <w:numId w:val="76"/>
        </w:numPr>
        <w:spacing w:after="0" w:line="360" w:lineRule="auto"/>
        <w:ind w:left="1418" w:right="1" w:hanging="284"/>
      </w:pPr>
      <w:r w:rsidRPr="009D74DB">
        <w:t xml:space="preserve">Mahasiswa mampu menerapkan konsep </w:t>
      </w:r>
      <w:r w:rsidRPr="009D74DB">
        <w:rPr>
          <w:i/>
        </w:rPr>
        <w:t>Event</w:t>
      </w:r>
      <w:r w:rsidRPr="009D74DB">
        <w:t>-</w:t>
      </w:r>
      <w:r w:rsidRPr="009D74DB">
        <w:rPr>
          <w:i/>
        </w:rPr>
        <w:t>Driven</w:t>
      </w:r>
      <w:r w:rsidRPr="009D74DB">
        <w:t xml:space="preserve"> Programming untuk merespons interaksi pengguna pada antarmuka grafis (GUI). </w:t>
      </w:r>
    </w:p>
    <w:p w14:paraId="7F493DD9" w14:textId="4D2F36A7" w:rsidR="0048493A" w:rsidRPr="009D74DB" w:rsidRDefault="0048493A" w:rsidP="00254481">
      <w:pPr>
        <w:numPr>
          <w:ilvl w:val="0"/>
          <w:numId w:val="76"/>
        </w:numPr>
        <w:spacing w:after="0" w:line="360" w:lineRule="auto"/>
        <w:ind w:left="1418" w:right="1" w:hanging="284"/>
      </w:pPr>
      <w:r w:rsidRPr="009D74DB">
        <w:t>Mahasiswa memahami dasar pengujian perangkat lunak (</w:t>
      </w:r>
      <w:r w:rsidRPr="009D74DB">
        <w:rPr>
          <w:i/>
        </w:rPr>
        <w:t>Software</w:t>
      </w:r>
      <w:r w:rsidRPr="009D74DB">
        <w:t xml:space="preserve"> </w:t>
      </w:r>
      <w:r w:rsidRPr="009D74DB">
        <w:rPr>
          <w:i/>
        </w:rPr>
        <w:t>Testing</w:t>
      </w:r>
      <w:r w:rsidRPr="009D74DB">
        <w:t xml:space="preserve">) dengan menulis Unit </w:t>
      </w:r>
      <w:r w:rsidRPr="009D74DB">
        <w:rPr>
          <w:i/>
        </w:rPr>
        <w:t>Test</w:t>
      </w:r>
      <w:r w:rsidRPr="009D74DB">
        <w:t xml:space="preserve"> menggunakan kerangka kerja </w:t>
      </w:r>
      <w:r w:rsidRPr="009D74DB">
        <w:rPr>
          <w:i/>
        </w:rPr>
        <w:t>pytest</w:t>
      </w:r>
      <w:r w:rsidRPr="009D74DB">
        <w:t xml:space="preserve"> </w:t>
      </w:r>
    </w:p>
    <w:p w14:paraId="3747FDAA" w14:textId="366EDDDF" w:rsidR="005440F8" w:rsidRPr="009D74DB" w:rsidRDefault="005440F8" w:rsidP="005440F8">
      <w:pPr>
        <w:pStyle w:val="Heading3"/>
        <w:numPr>
          <w:ilvl w:val="0"/>
          <w:numId w:val="52"/>
        </w:numPr>
        <w:spacing w:before="0" w:line="360" w:lineRule="auto"/>
        <w:ind w:left="1134" w:hanging="567"/>
        <w:jc w:val="both"/>
        <w:rPr>
          <w:rFonts w:cs="Times New Roman"/>
        </w:rPr>
      </w:pPr>
      <w:r w:rsidRPr="009D74DB">
        <w:rPr>
          <w:rFonts w:cs="Times New Roman"/>
        </w:rPr>
        <w:t xml:space="preserve">Autentikasi Dan Otorisasi Pengguna </w:t>
      </w:r>
    </w:p>
    <w:p w14:paraId="665D2435" w14:textId="77777777" w:rsidR="005440F8" w:rsidRPr="009D74DB" w:rsidRDefault="005440F8" w:rsidP="00246791">
      <w:pPr>
        <w:numPr>
          <w:ilvl w:val="0"/>
          <w:numId w:val="84"/>
        </w:numPr>
        <w:spacing w:after="0" w:line="360" w:lineRule="auto"/>
        <w:ind w:left="1418" w:right="1" w:hanging="284"/>
      </w:pPr>
      <w:r w:rsidRPr="009D74DB">
        <w:t>Mahasiswa memahami konsep keamanan perangkat lunak (</w:t>
      </w:r>
      <w:r w:rsidRPr="009D74DB">
        <w:rPr>
          <w:i/>
        </w:rPr>
        <w:t>security</w:t>
      </w:r>
      <w:r w:rsidRPr="009D74DB">
        <w:t xml:space="preserve">) sebagai bagian dari kebutuhan non-fungsional dan atribut kualitas perangkat lunak. </w:t>
      </w:r>
    </w:p>
    <w:p w14:paraId="1E42FC51" w14:textId="77777777" w:rsidR="005440F8" w:rsidRPr="009D74DB" w:rsidRDefault="005440F8" w:rsidP="00246791">
      <w:pPr>
        <w:numPr>
          <w:ilvl w:val="0"/>
          <w:numId w:val="84"/>
        </w:numPr>
        <w:spacing w:after="0" w:line="360" w:lineRule="auto"/>
        <w:ind w:left="1418" w:right="1" w:hanging="284"/>
      </w:pPr>
      <w:r w:rsidRPr="009D74DB">
        <w:t>Mahasiswa mampu membedakan serta mengimplementasikan mekanisme Autentikasi (</w:t>
      </w:r>
      <w:r w:rsidRPr="009D74DB">
        <w:rPr>
          <w:i/>
        </w:rPr>
        <w:t>Authentication</w:t>
      </w:r>
      <w:r w:rsidRPr="009D74DB">
        <w:t>) dan Otorisasi (</w:t>
      </w:r>
      <w:r w:rsidRPr="009D74DB">
        <w:rPr>
          <w:i/>
        </w:rPr>
        <w:t>Authorization</w:t>
      </w:r>
      <w:r w:rsidRPr="009D74DB">
        <w:t xml:space="preserve">). </w:t>
      </w:r>
    </w:p>
    <w:p w14:paraId="0AD67AF5" w14:textId="610FC576" w:rsidR="005440F8" w:rsidRPr="009D74DB" w:rsidRDefault="005440F8" w:rsidP="00246791">
      <w:pPr>
        <w:numPr>
          <w:ilvl w:val="0"/>
          <w:numId w:val="84"/>
        </w:numPr>
        <w:spacing w:after="0" w:line="360" w:lineRule="auto"/>
        <w:ind w:left="1418" w:right="1" w:hanging="284"/>
      </w:pPr>
      <w:r w:rsidRPr="009D74DB">
        <w:t>Mahasiswa mampu menerapkan teknik enkripsi satu arah (</w:t>
      </w:r>
      <w:r w:rsidRPr="009D74DB">
        <w:rPr>
          <w:i/>
        </w:rPr>
        <w:t>password</w:t>
      </w:r>
      <w:r w:rsidRPr="009D74DB">
        <w:t xml:space="preserve"> </w:t>
      </w:r>
      <w:r w:rsidRPr="009D74DB">
        <w:rPr>
          <w:i/>
        </w:rPr>
        <w:t>hashing</w:t>
      </w:r>
      <w:r w:rsidRPr="009D74DB">
        <w:t xml:space="preserve">) menggunakan pustaka </w:t>
      </w:r>
      <w:r w:rsidRPr="009D74DB">
        <w:rPr>
          <w:i/>
        </w:rPr>
        <w:t>hashlib</w:t>
      </w:r>
      <w:r w:rsidRPr="009D74DB">
        <w:t xml:space="preserve"> di Python. </w:t>
      </w:r>
    </w:p>
    <w:p w14:paraId="6137C013" w14:textId="77777777" w:rsidR="005440F8" w:rsidRPr="009D74DB" w:rsidRDefault="005440F8" w:rsidP="00246791">
      <w:pPr>
        <w:numPr>
          <w:ilvl w:val="0"/>
          <w:numId w:val="84"/>
        </w:numPr>
        <w:spacing w:after="0" w:line="360" w:lineRule="auto"/>
        <w:ind w:left="1418" w:right="1" w:hanging="284"/>
      </w:pPr>
      <w:r w:rsidRPr="009D74DB">
        <w:t xml:space="preserve">Mahasiswa mampu menerapkan pembatasan hak akses berbasis peran </w:t>
      </w:r>
      <w:r w:rsidRPr="009D74DB">
        <w:rPr>
          <w:i/>
        </w:rPr>
        <w:t>(Role-Based Access Control / RBAC)</w:t>
      </w:r>
      <w:r w:rsidRPr="009D74DB">
        <w:t xml:space="preserve"> pada antarmuka aplikasi </w:t>
      </w:r>
      <w:r w:rsidRPr="009D74DB">
        <w:rPr>
          <w:i/>
        </w:rPr>
        <w:t>desktop</w:t>
      </w:r>
      <w:r w:rsidRPr="009D74DB">
        <w:t xml:space="preserve"> </w:t>
      </w:r>
      <w:r w:rsidRPr="009D74DB">
        <w:rPr>
          <w:i/>
        </w:rPr>
        <w:t>MVC</w:t>
      </w:r>
      <w:r w:rsidRPr="009D74DB">
        <w:t xml:space="preserve">. </w:t>
      </w:r>
    </w:p>
    <w:p w14:paraId="1B927DE3" w14:textId="77777777" w:rsidR="00F369D2" w:rsidRPr="009D74DB" w:rsidRDefault="00F369D2" w:rsidP="00F826DE">
      <w:pPr>
        <w:pStyle w:val="Heading3"/>
        <w:numPr>
          <w:ilvl w:val="0"/>
          <w:numId w:val="52"/>
        </w:numPr>
        <w:spacing w:before="0" w:line="360" w:lineRule="auto"/>
        <w:ind w:left="1134" w:hanging="567"/>
        <w:jc w:val="both"/>
        <w:rPr>
          <w:rFonts w:cs="Times New Roman"/>
        </w:rPr>
      </w:pPr>
      <w:r w:rsidRPr="009D74DB">
        <w:rPr>
          <w:rFonts w:cs="Times New Roman"/>
          <w:i/>
        </w:rPr>
        <w:t>Otomasi Ci/Cd Pipeline</w:t>
      </w:r>
      <w:r w:rsidRPr="009D74DB">
        <w:rPr>
          <w:rFonts w:cs="Times New Roman"/>
        </w:rPr>
        <w:t xml:space="preserve"> Dan Pemaketan Aplikasi </w:t>
      </w:r>
    </w:p>
    <w:p w14:paraId="60561509" w14:textId="0441D04E" w:rsidR="00182409" w:rsidRPr="009D74DB" w:rsidRDefault="00182409" w:rsidP="005328AB">
      <w:pPr>
        <w:numPr>
          <w:ilvl w:val="1"/>
          <w:numId w:val="95"/>
        </w:numPr>
        <w:spacing w:after="0" w:line="360" w:lineRule="auto"/>
        <w:ind w:left="1418" w:right="1" w:hanging="284"/>
      </w:pPr>
      <w:r w:rsidRPr="009D74DB">
        <w:t xml:space="preserve">Mahasiswa memahami konsep dasar </w:t>
      </w:r>
      <w:r w:rsidRPr="009D74DB">
        <w:rPr>
          <w:i/>
        </w:rPr>
        <w:t>DevOps</w:t>
      </w:r>
      <w:r w:rsidRPr="009D74DB">
        <w:t xml:space="preserve"> serta penerapan </w:t>
      </w:r>
      <w:r w:rsidR="00043ECB" w:rsidRPr="009D74DB">
        <w:rPr>
          <w:i/>
        </w:rPr>
        <w:t xml:space="preserve">Continuous Integration </w:t>
      </w:r>
      <w:r w:rsidRPr="009D74DB">
        <w:t>(</w:t>
      </w:r>
      <w:r w:rsidRPr="009D74DB">
        <w:rPr>
          <w:i/>
        </w:rPr>
        <w:t>CI</w:t>
      </w:r>
      <w:r w:rsidRPr="009D74DB">
        <w:t xml:space="preserve">) untuk peningkatan kualitas perangkat lunak secara berkelanjutan. </w:t>
      </w:r>
    </w:p>
    <w:p w14:paraId="6171D6CE" w14:textId="77777777" w:rsidR="00182409" w:rsidRPr="009D74DB" w:rsidRDefault="00182409" w:rsidP="005328AB">
      <w:pPr>
        <w:numPr>
          <w:ilvl w:val="1"/>
          <w:numId w:val="95"/>
        </w:numPr>
        <w:spacing w:after="0" w:line="360" w:lineRule="auto"/>
        <w:ind w:left="1418" w:right="1" w:hanging="284"/>
      </w:pPr>
      <w:r w:rsidRPr="009D74DB">
        <w:lastRenderedPageBreak/>
        <w:t xml:space="preserve">Mahasiswa mampu mendokumentasikan dependensi proyek menggunakan </w:t>
      </w:r>
      <w:r w:rsidRPr="009D74DB">
        <w:rPr>
          <w:i/>
        </w:rPr>
        <w:t>requirements.txt</w:t>
      </w:r>
      <w:r w:rsidRPr="009D74DB">
        <w:t xml:space="preserve"> dan mengonfigurasi </w:t>
      </w:r>
      <w:r w:rsidRPr="009D74DB">
        <w:rPr>
          <w:i/>
        </w:rPr>
        <w:t>pipeline</w:t>
      </w:r>
      <w:r w:rsidRPr="009D74DB">
        <w:t xml:space="preserve"> </w:t>
      </w:r>
      <w:r w:rsidRPr="009D74DB">
        <w:rPr>
          <w:i/>
        </w:rPr>
        <w:t>CI</w:t>
      </w:r>
      <w:r w:rsidRPr="009D74DB">
        <w:t xml:space="preserve"> otomatis menggunakan </w:t>
      </w:r>
      <w:r w:rsidRPr="009D74DB">
        <w:rPr>
          <w:i/>
        </w:rPr>
        <w:t>GitHub</w:t>
      </w:r>
      <w:r w:rsidRPr="009D74DB">
        <w:t xml:space="preserve"> </w:t>
      </w:r>
      <w:r w:rsidRPr="009D74DB">
        <w:rPr>
          <w:i/>
        </w:rPr>
        <w:t>Actions</w:t>
      </w:r>
      <w:r w:rsidRPr="009D74DB">
        <w:t xml:space="preserve">. </w:t>
      </w:r>
    </w:p>
    <w:p w14:paraId="674A8330" w14:textId="5480EC8F" w:rsidR="00182409" w:rsidRPr="009D74DB" w:rsidRDefault="00182409" w:rsidP="005328AB">
      <w:pPr>
        <w:numPr>
          <w:ilvl w:val="1"/>
          <w:numId w:val="95"/>
        </w:numPr>
        <w:spacing w:after="0" w:line="360" w:lineRule="auto"/>
        <w:ind w:left="1418" w:right="1" w:hanging="284"/>
      </w:pPr>
      <w:r w:rsidRPr="009D74DB">
        <w:t xml:space="preserve">Mahasiswa mampu mengemas (packaging) seluruh kode sumber aplikasi desktop Python </w:t>
      </w:r>
      <w:r w:rsidRPr="009D74DB">
        <w:rPr>
          <w:i/>
        </w:rPr>
        <w:t>MVC</w:t>
      </w:r>
      <w:r w:rsidRPr="009D74DB">
        <w:t xml:space="preserve"> menjadi berkas eksekusi mandiri (.</w:t>
      </w:r>
      <w:r w:rsidRPr="009D74DB">
        <w:rPr>
          <w:i/>
        </w:rPr>
        <w:t>exe</w:t>
      </w:r>
      <w:r w:rsidRPr="009D74DB">
        <w:t xml:space="preserve">) yang siap didistribusikan kepada pengguna akhir. </w:t>
      </w:r>
    </w:p>
    <w:p w14:paraId="12196874" w14:textId="77777777" w:rsidR="00AA55CC" w:rsidRPr="009D74DB" w:rsidRDefault="00AA55CC" w:rsidP="00262518">
      <w:pPr>
        <w:pStyle w:val="ListParagraph"/>
        <w:spacing w:after="0" w:line="360" w:lineRule="auto"/>
        <w:ind w:left="1418" w:firstLine="0"/>
        <w:rPr>
          <w:lang w:val="sv-SE"/>
        </w:rPr>
      </w:pPr>
    </w:p>
    <w:p w14:paraId="0D2EF025" w14:textId="10AE958D" w:rsidR="0027489E" w:rsidRPr="009D74DB" w:rsidRDefault="0027489E" w:rsidP="00262518">
      <w:pPr>
        <w:pStyle w:val="Heading2"/>
        <w:numPr>
          <w:ilvl w:val="1"/>
          <w:numId w:val="1"/>
        </w:numPr>
        <w:spacing w:after="0" w:line="360" w:lineRule="auto"/>
      </w:pPr>
      <w:r w:rsidRPr="009D74DB">
        <w:t>Alat dan Bahan</w:t>
      </w:r>
    </w:p>
    <w:p w14:paraId="4A521B44" w14:textId="77777777" w:rsidR="00D93195" w:rsidRPr="009D74DB" w:rsidRDefault="00D93195" w:rsidP="00262518">
      <w:pPr>
        <w:pStyle w:val="ListParagraph"/>
        <w:keepNext/>
        <w:keepLines/>
        <w:numPr>
          <w:ilvl w:val="0"/>
          <w:numId w:val="25"/>
        </w:numPr>
        <w:spacing w:after="0" w:line="360" w:lineRule="auto"/>
        <w:contextualSpacing w:val="0"/>
        <w:outlineLvl w:val="2"/>
        <w:rPr>
          <w:rFonts w:eastAsiaTheme="majorEastAsia"/>
          <w:b/>
          <w:vanish/>
          <w:color w:val="auto"/>
        </w:rPr>
      </w:pPr>
    </w:p>
    <w:p w14:paraId="7C231280" w14:textId="77777777" w:rsidR="00D93195" w:rsidRPr="009D74DB" w:rsidRDefault="00D93195" w:rsidP="00262518">
      <w:pPr>
        <w:pStyle w:val="ListParagraph"/>
        <w:keepNext/>
        <w:keepLines/>
        <w:numPr>
          <w:ilvl w:val="2"/>
          <w:numId w:val="25"/>
        </w:numPr>
        <w:spacing w:after="0" w:line="360" w:lineRule="auto"/>
        <w:contextualSpacing w:val="0"/>
        <w:outlineLvl w:val="2"/>
        <w:rPr>
          <w:rFonts w:eastAsiaTheme="majorEastAsia"/>
          <w:b/>
          <w:vanish/>
          <w:color w:val="auto"/>
        </w:rPr>
      </w:pPr>
    </w:p>
    <w:p w14:paraId="26366ADE" w14:textId="6ED1753B" w:rsidR="0027489E" w:rsidRPr="009D74DB" w:rsidRDefault="00FC206D" w:rsidP="00262518">
      <w:pPr>
        <w:pStyle w:val="Heading3"/>
        <w:numPr>
          <w:ilvl w:val="2"/>
          <w:numId w:val="1"/>
        </w:numPr>
        <w:spacing w:before="0" w:line="360" w:lineRule="auto"/>
        <w:ind w:left="1134" w:hanging="567"/>
        <w:jc w:val="both"/>
        <w:rPr>
          <w:rFonts w:cs="Times New Roman"/>
        </w:rPr>
      </w:pPr>
      <w:r w:rsidRPr="009D74DB">
        <w:rPr>
          <w:rFonts w:cs="Times New Roman"/>
        </w:rPr>
        <w:t xml:space="preserve">Konsep Dasar RPL,  Pemodelan Aliran Data (DFD), </w:t>
      </w:r>
      <w:r w:rsidRPr="009D74DB">
        <w:rPr>
          <w:rFonts w:cs="Times New Roman"/>
          <w:i/>
          <w:iCs/>
        </w:rPr>
        <w:t>Unified Modeling Langua</w:t>
      </w:r>
      <w:r w:rsidR="00482CB9" w:rsidRPr="009D74DB">
        <w:rPr>
          <w:rFonts w:cs="Times New Roman"/>
          <w:i/>
          <w:iCs/>
        </w:rPr>
        <w:t>g</w:t>
      </w:r>
      <w:r w:rsidRPr="009D74DB">
        <w:rPr>
          <w:rFonts w:cs="Times New Roman"/>
          <w:i/>
          <w:iCs/>
        </w:rPr>
        <w:t>e</w:t>
      </w:r>
      <w:r w:rsidRPr="009D74DB">
        <w:rPr>
          <w:rFonts w:cs="Times New Roman"/>
        </w:rPr>
        <w:t xml:space="preserve"> (UML) Menggunakan </w:t>
      </w:r>
      <w:r w:rsidR="00AA55CC" w:rsidRPr="009D74DB">
        <w:rPr>
          <w:rFonts w:cs="Times New Roman"/>
          <w:i/>
        </w:rPr>
        <w:t>Platform Draw.io</w:t>
      </w:r>
    </w:p>
    <w:p w14:paraId="4A203995" w14:textId="0436FA02" w:rsidR="00FC206D" w:rsidRPr="009D74DB" w:rsidRDefault="00FC206D" w:rsidP="00262518">
      <w:pPr>
        <w:pStyle w:val="ListParagraph"/>
        <w:numPr>
          <w:ilvl w:val="1"/>
          <w:numId w:val="3"/>
        </w:numPr>
        <w:spacing w:after="0" w:line="360" w:lineRule="auto"/>
        <w:ind w:left="1418" w:hanging="284"/>
      </w:pPr>
      <w:r w:rsidRPr="009D74DB">
        <w:t>Laptop / PC</w:t>
      </w:r>
    </w:p>
    <w:p w14:paraId="4895660C" w14:textId="019C1080" w:rsidR="00FC206D" w:rsidRPr="009D74DB" w:rsidRDefault="00FC206D" w:rsidP="00262518">
      <w:pPr>
        <w:pStyle w:val="ListParagraph"/>
        <w:numPr>
          <w:ilvl w:val="1"/>
          <w:numId w:val="3"/>
        </w:numPr>
        <w:spacing w:after="0" w:line="360" w:lineRule="auto"/>
        <w:ind w:left="1418" w:hanging="284"/>
      </w:pPr>
      <w:r w:rsidRPr="009D74DB">
        <w:rPr>
          <w:i/>
        </w:rPr>
        <w:t>Draw</w:t>
      </w:r>
      <w:r w:rsidRPr="009D74DB">
        <w:t>.</w:t>
      </w:r>
      <w:r w:rsidR="004C4F33" w:rsidRPr="009D74DB">
        <w:rPr>
          <w:i/>
        </w:rPr>
        <w:t>i</w:t>
      </w:r>
      <w:r w:rsidRPr="009D74DB">
        <w:rPr>
          <w:i/>
        </w:rPr>
        <w:t>o</w:t>
      </w:r>
    </w:p>
    <w:p w14:paraId="3487D64A" w14:textId="16EF6CBE" w:rsidR="00FC206D" w:rsidRPr="009D74DB" w:rsidRDefault="00FC206D" w:rsidP="00262518">
      <w:pPr>
        <w:pStyle w:val="ListParagraph"/>
        <w:numPr>
          <w:ilvl w:val="1"/>
          <w:numId w:val="3"/>
        </w:numPr>
        <w:spacing w:after="0" w:line="360" w:lineRule="auto"/>
        <w:ind w:left="1418" w:hanging="284"/>
      </w:pPr>
      <w:r w:rsidRPr="009D74DB">
        <w:t>Modul Praktikum</w:t>
      </w:r>
    </w:p>
    <w:p w14:paraId="4BCE6E4D" w14:textId="291965C7" w:rsidR="00452EAC" w:rsidRPr="009D74DB" w:rsidRDefault="00D93195" w:rsidP="00262518">
      <w:pPr>
        <w:pStyle w:val="Heading3"/>
        <w:spacing w:before="0" w:line="360" w:lineRule="auto"/>
        <w:ind w:left="1134" w:hanging="567"/>
        <w:jc w:val="both"/>
        <w:rPr>
          <w:rFonts w:cs="Times New Roman"/>
          <w:b w:val="0"/>
          <w:bCs/>
          <w:lang w:val="sv-SE"/>
        </w:rPr>
      </w:pPr>
      <w:r w:rsidRPr="009D74DB">
        <w:rPr>
          <w:rFonts w:cs="Times New Roman"/>
        </w:rPr>
        <w:t>1.3.2</w:t>
      </w:r>
      <w:r w:rsidRPr="009D74DB">
        <w:rPr>
          <w:rFonts w:cs="Times New Roman"/>
        </w:rPr>
        <w:tab/>
      </w:r>
      <w:r w:rsidR="00452EAC" w:rsidRPr="009D74DB">
        <w:rPr>
          <w:rFonts w:cs="Times New Roman"/>
        </w:rPr>
        <w:t>Perancangan</w:t>
      </w:r>
      <w:r w:rsidR="00452EAC" w:rsidRPr="009D74DB">
        <w:rPr>
          <w:rFonts w:cs="Times New Roman"/>
          <w:b w:val="0"/>
          <w:bCs/>
          <w:lang w:val="sv-SE"/>
        </w:rPr>
        <w:t xml:space="preserve"> </w:t>
      </w:r>
      <w:r w:rsidR="00452EAC" w:rsidRPr="009D74DB">
        <w:rPr>
          <w:rFonts w:cs="Times New Roman"/>
          <w:lang w:val="sv-SE"/>
        </w:rPr>
        <w:t>Arsitektur Dan Implementasi Perangkat Lunak</w:t>
      </w:r>
    </w:p>
    <w:p w14:paraId="5EE99EA8" w14:textId="77777777" w:rsidR="00CF17A8" w:rsidRPr="009D74DB" w:rsidRDefault="00CF17A8" w:rsidP="00262518">
      <w:pPr>
        <w:spacing w:after="0" w:line="360" w:lineRule="auto"/>
        <w:ind w:left="1134" w:firstLine="0"/>
      </w:pPr>
      <w:r w:rsidRPr="009D74DB">
        <w:t>1. PC/Laptop</w:t>
      </w:r>
    </w:p>
    <w:p w14:paraId="43788991" w14:textId="02D70FCB" w:rsidR="00CF17A8" w:rsidRPr="009D74DB" w:rsidRDefault="00CF17A8" w:rsidP="00262518">
      <w:pPr>
        <w:spacing w:after="0" w:line="360" w:lineRule="auto"/>
        <w:ind w:left="1134" w:firstLine="0"/>
      </w:pPr>
      <w:r w:rsidRPr="009D74DB">
        <w:t xml:space="preserve">2. </w:t>
      </w:r>
      <w:r w:rsidR="00AA55CC" w:rsidRPr="009D74DB">
        <w:rPr>
          <w:i/>
        </w:rPr>
        <w:t>D</w:t>
      </w:r>
      <w:r w:rsidRPr="009D74DB">
        <w:rPr>
          <w:i/>
        </w:rPr>
        <w:t>raw</w:t>
      </w:r>
      <w:r w:rsidRPr="009D74DB">
        <w:t>.</w:t>
      </w:r>
      <w:r w:rsidRPr="009D74DB">
        <w:rPr>
          <w:i/>
        </w:rPr>
        <w:t>io</w:t>
      </w:r>
    </w:p>
    <w:p w14:paraId="02426728" w14:textId="77777777" w:rsidR="00CF17A8" w:rsidRPr="009D74DB" w:rsidRDefault="00CF17A8" w:rsidP="00262518">
      <w:pPr>
        <w:spacing w:after="0" w:line="360" w:lineRule="auto"/>
        <w:ind w:left="1134" w:firstLine="0"/>
      </w:pPr>
      <w:r w:rsidRPr="009D74DB">
        <w:t xml:space="preserve">3. </w:t>
      </w:r>
      <w:r w:rsidRPr="009D74DB">
        <w:rPr>
          <w:i/>
        </w:rPr>
        <w:t>Visual Studio Code</w:t>
      </w:r>
    </w:p>
    <w:p w14:paraId="268AA78E" w14:textId="77777777" w:rsidR="00E87339" w:rsidRPr="009D74DB" w:rsidRDefault="00CF17A8" w:rsidP="00262518">
      <w:pPr>
        <w:spacing w:after="0" w:line="360" w:lineRule="auto"/>
        <w:ind w:left="1134" w:firstLine="0"/>
      </w:pPr>
      <w:r w:rsidRPr="009D74DB">
        <w:t xml:space="preserve">4. </w:t>
      </w:r>
      <w:r w:rsidRPr="009D74DB">
        <w:rPr>
          <w:i/>
        </w:rPr>
        <w:t>Laragon</w:t>
      </w:r>
    </w:p>
    <w:p w14:paraId="3581A1DA" w14:textId="2B2FC3B1" w:rsidR="00E87339" w:rsidRPr="009D74DB" w:rsidRDefault="00E87339" w:rsidP="00262518">
      <w:pPr>
        <w:pStyle w:val="Heading3"/>
        <w:spacing w:before="0" w:line="360" w:lineRule="auto"/>
        <w:ind w:left="1134" w:hanging="567"/>
        <w:jc w:val="both"/>
        <w:rPr>
          <w:rFonts w:eastAsia="Times New Roman" w:cs="Times New Roman"/>
          <w:color w:val="000000"/>
          <w:lang w:val="en-ID"/>
        </w:rPr>
      </w:pPr>
      <w:r w:rsidRPr="009D74DB">
        <w:rPr>
          <w:rFonts w:eastAsia="Times New Roman" w:cs="Times New Roman"/>
          <w:color w:val="000000"/>
          <w:lang w:val="en-ID"/>
        </w:rPr>
        <w:t>1.3.3</w:t>
      </w:r>
      <w:r w:rsidRPr="009D74DB">
        <w:rPr>
          <w:rFonts w:eastAsia="Times New Roman" w:cs="Times New Roman"/>
          <w:color w:val="000000"/>
          <w:lang w:val="en-ID"/>
        </w:rPr>
        <w:tab/>
      </w:r>
      <w:r w:rsidR="00AA55CC" w:rsidRPr="009D74DB">
        <w:rPr>
          <w:rFonts w:eastAsia="Times New Roman" w:cs="Times New Roman"/>
          <w:i/>
          <w:color w:val="000000"/>
          <w:lang w:val="en-ID"/>
        </w:rPr>
        <w:t xml:space="preserve">Setup Environment, Code Editor, </w:t>
      </w:r>
      <w:r w:rsidRPr="009D74DB">
        <w:rPr>
          <w:rFonts w:eastAsia="Times New Roman" w:cs="Times New Roman"/>
          <w:color w:val="000000"/>
          <w:lang w:val="en-ID"/>
        </w:rPr>
        <w:t xml:space="preserve">Dan </w:t>
      </w:r>
      <w:r w:rsidR="00AA55CC" w:rsidRPr="009D74DB">
        <w:rPr>
          <w:rFonts w:eastAsia="Times New Roman" w:cs="Times New Roman"/>
          <w:i/>
          <w:color w:val="000000"/>
          <w:lang w:val="en-ID"/>
        </w:rPr>
        <w:t xml:space="preserve">Version Control System </w:t>
      </w:r>
      <w:r w:rsidRPr="009D74DB">
        <w:rPr>
          <w:rFonts w:eastAsia="Times New Roman" w:cs="Times New Roman"/>
          <w:color w:val="000000"/>
          <w:lang w:val="en-ID"/>
        </w:rPr>
        <w:t>(VCS)</w:t>
      </w:r>
    </w:p>
    <w:p w14:paraId="492AF1A0" w14:textId="77777777" w:rsidR="00E87339" w:rsidRPr="009D74DB" w:rsidRDefault="00E87339" w:rsidP="00262518">
      <w:pPr>
        <w:numPr>
          <w:ilvl w:val="0"/>
          <w:numId w:val="40"/>
        </w:numPr>
        <w:spacing w:after="0" w:line="360" w:lineRule="auto"/>
        <w:ind w:left="1418" w:hanging="284"/>
        <w:jc w:val="left"/>
        <w:rPr>
          <w:lang w:val="en-ID"/>
        </w:rPr>
      </w:pPr>
      <w:r w:rsidRPr="009D74DB">
        <w:rPr>
          <w:lang w:val="en-ID"/>
        </w:rPr>
        <w:t>PC/Laptop</w:t>
      </w:r>
    </w:p>
    <w:p w14:paraId="0F846144" w14:textId="77777777" w:rsidR="00E87339" w:rsidRPr="009D74DB" w:rsidRDefault="00E87339" w:rsidP="00262518">
      <w:pPr>
        <w:numPr>
          <w:ilvl w:val="0"/>
          <w:numId w:val="40"/>
        </w:numPr>
        <w:spacing w:after="0" w:line="360" w:lineRule="auto"/>
        <w:ind w:left="1418" w:hanging="284"/>
        <w:jc w:val="left"/>
        <w:rPr>
          <w:i/>
          <w:iCs/>
          <w:lang w:val="en-ID"/>
        </w:rPr>
      </w:pPr>
      <w:r w:rsidRPr="009D74DB">
        <w:rPr>
          <w:i/>
          <w:iCs/>
          <w:lang w:val="en-ID"/>
        </w:rPr>
        <w:t>Visual Studi Code</w:t>
      </w:r>
    </w:p>
    <w:p w14:paraId="649434E2" w14:textId="77777777" w:rsidR="00E87339" w:rsidRPr="009D74DB" w:rsidRDefault="00E87339" w:rsidP="00262518">
      <w:pPr>
        <w:numPr>
          <w:ilvl w:val="0"/>
          <w:numId w:val="40"/>
        </w:numPr>
        <w:spacing w:after="0" w:line="360" w:lineRule="auto"/>
        <w:ind w:left="1418" w:hanging="284"/>
        <w:jc w:val="left"/>
        <w:rPr>
          <w:lang w:val="en-ID"/>
        </w:rPr>
      </w:pPr>
      <w:r w:rsidRPr="009D74DB">
        <w:rPr>
          <w:lang w:val="en-ID"/>
        </w:rPr>
        <w:t>Python 3.x</w:t>
      </w:r>
    </w:p>
    <w:p w14:paraId="24BDB15F" w14:textId="77777777" w:rsidR="00E87339" w:rsidRPr="009D74DB" w:rsidRDefault="00E87339" w:rsidP="00262518">
      <w:pPr>
        <w:numPr>
          <w:ilvl w:val="0"/>
          <w:numId w:val="40"/>
        </w:numPr>
        <w:spacing w:after="0" w:line="360" w:lineRule="auto"/>
        <w:ind w:left="1418" w:hanging="284"/>
        <w:jc w:val="left"/>
        <w:rPr>
          <w:lang w:val="en-ID"/>
        </w:rPr>
      </w:pPr>
      <w:r w:rsidRPr="009D74DB">
        <w:rPr>
          <w:i/>
          <w:lang w:val="en-ID"/>
        </w:rPr>
        <w:t>Git</w:t>
      </w:r>
    </w:p>
    <w:p w14:paraId="1C4A593D" w14:textId="6ED698D5" w:rsidR="00E87339" w:rsidRPr="009D74DB" w:rsidRDefault="00E87339" w:rsidP="00262518">
      <w:pPr>
        <w:numPr>
          <w:ilvl w:val="0"/>
          <w:numId w:val="40"/>
        </w:numPr>
        <w:spacing w:after="0" w:line="360" w:lineRule="auto"/>
        <w:ind w:left="1418" w:hanging="284"/>
        <w:jc w:val="left"/>
        <w:rPr>
          <w:lang w:val="sv-SE"/>
        </w:rPr>
      </w:pPr>
      <w:r w:rsidRPr="009D74DB">
        <w:rPr>
          <w:i/>
          <w:iCs/>
          <w:lang w:val="sv-SE"/>
        </w:rPr>
        <w:t>Web Browser</w:t>
      </w:r>
      <w:r w:rsidRPr="009D74DB">
        <w:rPr>
          <w:lang w:val="sv-SE"/>
        </w:rPr>
        <w:t xml:space="preserve"> Dan Akun Git</w:t>
      </w:r>
    </w:p>
    <w:p w14:paraId="4B593759" w14:textId="1BD85E1D" w:rsidR="0043666C" w:rsidRPr="009D74DB" w:rsidRDefault="0043666C" w:rsidP="00262518">
      <w:pPr>
        <w:pStyle w:val="Heading3"/>
        <w:numPr>
          <w:ilvl w:val="0"/>
          <w:numId w:val="56"/>
        </w:numPr>
        <w:spacing w:before="0" w:line="360" w:lineRule="auto"/>
        <w:ind w:left="1134" w:hanging="567"/>
        <w:jc w:val="both"/>
        <w:rPr>
          <w:rFonts w:cs="Times New Roman"/>
          <w:lang w:val="sv-SE"/>
        </w:rPr>
      </w:pPr>
      <w:r w:rsidRPr="009D74DB">
        <w:rPr>
          <w:rFonts w:eastAsia="Times New Roman" w:cs="Times New Roman"/>
          <w:color w:val="000000"/>
          <w:lang w:val="en-ID"/>
        </w:rPr>
        <w:t>Perancangan</w:t>
      </w:r>
      <w:r w:rsidRPr="009D74DB">
        <w:rPr>
          <w:rFonts w:cs="Times New Roman"/>
          <w:lang w:val="sv-SE"/>
        </w:rPr>
        <w:t xml:space="preserve"> </w:t>
      </w:r>
      <w:r w:rsidRPr="009D74DB">
        <w:rPr>
          <w:rFonts w:cs="Times New Roman"/>
          <w:color w:val="000000" w:themeColor="text1"/>
          <w:lang w:val="en-ID"/>
        </w:rPr>
        <w:t>Model</w:t>
      </w:r>
      <w:r w:rsidRPr="009D74DB">
        <w:rPr>
          <w:rFonts w:cs="Times New Roman"/>
          <w:lang w:val="sv-SE"/>
        </w:rPr>
        <w:t xml:space="preserve"> Python Dan Integrasi Basis Data </w:t>
      </w:r>
      <w:r w:rsidR="00671F46" w:rsidRPr="009D74DB">
        <w:rPr>
          <w:rFonts w:cs="Times New Roman"/>
          <w:i/>
          <w:lang w:val="sv-SE"/>
        </w:rPr>
        <w:t xml:space="preserve">Mysql </w:t>
      </w:r>
    </w:p>
    <w:p w14:paraId="2D1E6E14" w14:textId="77777777" w:rsidR="0043666C" w:rsidRPr="009D74DB" w:rsidRDefault="0043666C" w:rsidP="00262518">
      <w:pPr>
        <w:numPr>
          <w:ilvl w:val="0"/>
          <w:numId w:val="57"/>
        </w:numPr>
        <w:spacing w:after="0" w:line="360" w:lineRule="auto"/>
        <w:ind w:left="1418" w:hanging="284"/>
        <w:jc w:val="left"/>
        <w:rPr>
          <w:lang w:val="sv-SE"/>
        </w:rPr>
      </w:pPr>
      <w:r w:rsidRPr="009D74DB">
        <w:rPr>
          <w:lang w:val="en-ID"/>
        </w:rPr>
        <w:t>PC</w:t>
      </w:r>
      <w:r w:rsidRPr="009D74DB">
        <w:rPr>
          <w:lang w:val="sv-SE"/>
        </w:rPr>
        <w:t>/Laptop</w:t>
      </w:r>
    </w:p>
    <w:p w14:paraId="3DBCFFB2" w14:textId="77777777" w:rsidR="0043666C" w:rsidRPr="009D74DB" w:rsidRDefault="0043666C" w:rsidP="00262518">
      <w:pPr>
        <w:numPr>
          <w:ilvl w:val="0"/>
          <w:numId w:val="57"/>
        </w:numPr>
        <w:spacing w:after="0" w:line="360" w:lineRule="auto"/>
        <w:ind w:left="1418" w:hanging="284"/>
        <w:jc w:val="left"/>
        <w:rPr>
          <w:i/>
          <w:lang w:val="sv-SE"/>
        </w:rPr>
      </w:pPr>
      <w:r w:rsidRPr="009D74DB">
        <w:rPr>
          <w:i/>
          <w:lang w:val="sv-SE"/>
        </w:rPr>
        <w:t>Visual Studio Code</w:t>
      </w:r>
    </w:p>
    <w:p w14:paraId="6E526C79" w14:textId="77777777" w:rsidR="0043666C" w:rsidRPr="009D74DB" w:rsidRDefault="0043666C" w:rsidP="00262518">
      <w:pPr>
        <w:numPr>
          <w:ilvl w:val="0"/>
          <w:numId w:val="57"/>
        </w:numPr>
        <w:spacing w:after="0" w:line="360" w:lineRule="auto"/>
        <w:ind w:left="1418" w:hanging="284"/>
        <w:jc w:val="left"/>
        <w:rPr>
          <w:lang w:val="sv-SE"/>
        </w:rPr>
      </w:pPr>
      <w:r w:rsidRPr="009D74DB">
        <w:rPr>
          <w:lang w:val="sv-SE"/>
        </w:rPr>
        <w:t>Python 3.x</w:t>
      </w:r>
    </w:p>
    <w:p w14:paraId="3764BBD6" w14:textId="77777777" w:rsidR="00BC3BF4" w:rsidRPr="009D74DB" w:rsidRDefault="0043666C" w:rsidP="00262518">
      <w:pPr>
        <w:numPr>
          <w:ilvl w:val="0"/>
          <w:numId w:val="57"/>
        </w:numPr>
        <w:spacing w:after="0" w:line="360" w:lineRule="auto"/>
        <w:ind w:left="1418" w:hanging="284"/>
        <w:jc w:val="left"/>
        <w:rPr>
          <w:lang w:val="sv-SE"/>
        </w:rPr>
      </w:pPr>
      <w:r w:rsidRPr="009D74DB">
        <w:rPr>
          <w:lang w:val="sv-SE"/>
        </w:rPr>
        <w:t xml:space="preserve">Aplikasi </w:t>
      </w:r>
      <w:r w:rsidRPr="009D74DB">
        <w:rPr>
          <w:i/>
          <w:lang w:val="sv-SE"/>
        </w:rPr>
        <w:t>Laragon</w:t>
      </w:r>
    </w:p>
    <w:p w14:paraId="5F10C959" w14:textId="77777777" w:rsidR="00AA55CC" w:rsidRPr="009D74DB" w:rsidRDefault="00BC3BF4" w:rsidP="00262518">
      <w:pPr>
        <w:pStyle w:val="Heading3"/>
        <w:numPr>
          <w:ilvl w:val="0"/>
          <w:numId w:val="56"/>
        </w:numPr>
        <w:spacing w:before="0" w:line="360" w:lineRule="auto"/>
        <w:ind w:left="1134" w:hanging="567"/>
        <w:jc w:val="both"/>
        <w:rPr>
          <w:rFonts w:cs="Times New Roman"/>
          <w:lang w:val="sv-SE"/>
        </w:rPr>
      </w:pPr>
      <w:r w:rsidRPr="009D74DB">
        <w:rPr>
          <w:rFonts w:cs="Times New Roman"/>
          <w:lang w:val="sv-SE"/>
        </w:rPr>
        <w:t>Pengembangan</w:t>
      </w:r>
      <w:r w:rsidRPr="009D74DB">
        <w:rPr>
          <w:rFonts w:cs="Times New Roman"/>
        </w:rPr>
        <w:t xml:space="preserve"> </w:t>
      </w:r>
      <w:r w:rsidRPr="009D74DB">
        <w:rPr>
          <w:rFonts w:eastAsia="Times New Roman" w:cs="Times New Roman"/>
          <w:color w:val="000000"/>
          <w:lang w:val="en-ID"/>
        </w:rPr>
        <w:t>Antarmuka</w:t>
      </w:r>
      <w:r w:rsidRPr="009D74DB">
        <w:rPr>
          <w:rFonts w:cs="Times New Roman"/>
        </w:rPr>
        <w:t xml:space="preserve"> Pengguna (</w:t>
      </w:r>
      <w:r w:rsidRPr="009D74DB">
        <w:rPr>
          <w:rFonts w:cs="Times New Roman"/>
          <w:i/>
        </w:rPr>
        <w:t>View</w:t>
      </w:r>
      <w:r w:rsidRPr="009D74DB">
        <w:rPr>
          <w:rFonts w:cs="Times New Roman"/>
        </w:rPr>
        <w:t xml:space="preserve">) Berbasis </w:t>
      </w:r>
      <w:r w:rsidRPr="009D74DB">
        <w:rPr>
          <w:rFonts w:cs="Times New Roman"/>
          <w:i/>
        </w:rPr>
        <w:t>Desktop</w:t>
      </w:r>
    </w:p>
    <w:p w14:paraId="03D9FB0F" w14:textId="77777777" w:rsidR="00AA55CC" w:rsidRPr="009D74DB" w:rsidRDefault="00AA55CC" w:rsidP="00262518">
      <w:pPr>
        <w:numPr>
          <w:ilvl w:val="0"/>
          <w:numId w:val="74"/>
        </w:numPr>
        <w:spacing w:after="0" w:line="360" w:lineRule="auto"/>
        <w:ind w:left="1418" w:hanging="284"/>
        <w:jc w:val="left"/>
      </w:pPr>
      <w:r w:rsidRPr="009D74DB">
        <w:t>PC/</w:t>
      </w:r>
      <w:r w:rsidRPr="009D74DB">
        <w:rPr>
          <w:lang w:val="sv-SE"/>
        </w:rPr>
        <w:t>Laptop</w:t>
      </w:r>
      <w:r w:rsidRPr="009D74DB">
        <w:t xml:space="preserve"> </w:t>
      </w:r>
    </w:p>
    <w:p w14:paraId="4A32A8C2" w14:textId="77777777" w:rsidR="00AA55CC" w:rsidRPr="009D74DB" w:rsidRDefault="00AA55CC" w:rsidP="00262518">
      <w:pPr>
        <w:numPr>
          <w:ilvl w:val="0"/>
          <w:numId w:val="74"/>
        </w:numPr>
        <w:spacing w:after="0" w:line="360" w:lineRule="auto"/>
        <w:ind w:left="1418" w:hanging="284"/>
        <w:jc w:val="left"/>
        <w:rPr>
          <w:i/>
        </w:rPr>
      </w:pPr>
      <w:r w:rsidRPr="009D74DB">
        <w:rPr>
          <w:i/>
        </w:rPr>
        <w:lastRenderedPageBreak/>
        <w:t xml:space="preserve">Code Editor (Visual Studio Code) </w:t>
      </w:r>
    </w:p>
    <w:p w14:paraId="6E6F03B2" w14:textId="148100D5" w:rsidR="00AA55CC" w:rsidRPr="009D74DB" w:rsidRDefault="00AA55CC" w:rsidP="00262518">
      <w:pPr>
        <w:numPr>
          <w:ilvl w:val="0"/>
          <w:numId w:val="74"/>
        </w:numPr>
        <w:spacing w:after="0" w:line="360" w:lineRule="auto"/>
        <w:ind w:left="1418" w:hanging="284"/>
        <w:jc w:val="left"/>
      </w:pPr>
      <w:r w:rsidRPr="009D74DB">
        <w:t xml:space="preserve">Python 3.x </w:t>
      </w:r>
    </w:p>
    <w:p w14:paraId="1FF22AB0" w14:textId="77777777" w:rsidR="00D77369" w:rsidRPr="009D74DB" w:rsidRDefault="00AA55CC" w:rsidP="00262518">
      <w:pPr>
        <w:numPr>
          <w:ilvl w:val="0"/>
          <w:numId w:val="74"/>
        </w:numPr>
        <w:spacing w:after="0" w:line="360" w:lineRule="auto"/>
        <w:ind w:left="1418" w:hanging="284"/>
        <w:jc w:val="left"/>
      </w:pPr>
      <w:r w:rsidRPr="009D74DB">
        <w:rPr>
          <w:i/>
        </w:rPr>
        <w:t>GitHub</w:t>
      </w:r>
    </w:p>
    <w:p w14:paraId="285C6C45" w14:textId="77777777" w:rsidR="00D77369" w:rsidRPr="009D74DB" w:rsidRDefault="00D77369" w:rsidP="00262518">
      <w:pPr>
        <w:pStyle w:val="Heading3"/>
        <w:numPr>
          <w:ilvl w:val="0"/>
          <w:numId w:val="56"/>
        </w:numPr>
        <w:spacing w:before="0" w:line="360" w:lineRule="auto"/>
        <w:ind w:left="1134" w:hanging="567"/>
        <w:jc w:val="both"/>
        <w:rPr>
          <w:rFonts w:cs="Times New Roman"/>
        </w:rPr>
      </w:pPr>
      <w:r w:rsidRPr="009D74DB">
        <w:rPr>
          <w:rFonts w:cs="Times New Roman"/>
          <w:i/>
        </w:rPr>
        <w:t>Integrasi</w:t>
      </w:r>
      <w:r w:rsidRPr="009D74DB">
        <w:rPr>
          <w:rFonts w:cs="Times New Roman"/>
        </w:rPr>
        <w:t xml:space="preserve"> </w:t>
      </w:r>
      <w:r w:rsidRPr="009D74DB">
        <w:rPr>
          <w:rFonts w:cs="Times New Roman"/>
          <w:i/>
          <w:lang w:val="sv-SE"/>
        </w:rPr>
        <w:t>Controller</w:t>
      </w:r>
      <w:r w:rsidRPr="009D74DB">
        <w:rPr>
          <w:rFonts w:cs="Times New Roman"/>
        </w:rPr>
        <w:t xml:space="preserve"> Dan Pengujian Kode</w:t>
      </w:r>
    </w:p>
    <w:p w14:paraId="1B35FA05" w14:textId="77777777" w:rsidR="0048493A" w:rsidRPr="009D74DB" w:rsidRDefault="0048493A" w:rsidP="00254481">
      <w:pPr>
        <w:numPr>
          <w:ilvl w:val="0"/>
          <w:numId w:val="77"/>
        </w:numPr>
        <w:spacing w:after="0" w:line="360" w:lineRule="auto"/>
        <w:ind w:left="1418" w:right="927" w:hanging="284"/>
      </w:pPr>
      <w:r w:rsidRPr="009D74DB">
        <w:t xml:space="preserve">PC/Laptop </w:t>
      </w:r>
    </w:p>
    <w:p w14:paraId="00C55EC6" w14:textId="77777777" w:rsidR="0048493A" w:rsidRPr="009D74DB" w:rsidRDefault="0048493A" w:rsidP="00254481">
      <w:pPr>
        <w:numPr>
          <w:ilvl w:val="0"/>
          <w:numId w:val="77"/>
        </w:numPr>
        <w:spacing w:after="0" w:line="360" w:lineRule="auto"/>
        <w:ind w:left="1418" w:right="927" w:hanging="284"/>
        <w:rPr>
          <w:i/>
        </w:rPr>
      </w:pPr>
      <w:r w:rsidRPr="009D74DB">
        <w:rPr>
          <w:i/>
        </w:rPr>
        <w:t xml:space="preserve">Code Editor (Visual Studio Code) </w:t>
      </w:r>
    </w:p>
    <w:p w14:paraId="2ED173F3" w14:textId="77777777" w:rsidR="0048493A" w:rsidRPr="009D74DB" w:rsidRDefault="0048493A" w:rsidP="00254481">
      <w:pPr>
        <w:numPr>
          <w:ilvl w:val="0"/>
          <w:numId w:val="77"/>
        </w:numPr>
        <w:spacing w:after="0" w:line="360" w:lineRule="auto"/>
        <w:ind w:left="1418" w:right="927" w:hanging="284"/>
      </w:pPr>
      <w:r w:rsidRPr="009D74DB">
        <w:t xml:space="preserve">Python 3.x </w:t>
      </w:r>
    </w:p>
    <w:p w14:paraId="3459F697" w14:textId="77777777" w:rsidR="0048493A" w:rsidRPr="009D74DB" w:rsidRDefault="0048493A" w:rsidP="00254481">
      <w:pPr>
        <w:numPr>
          <w:ilvl w:val="0"/>
          <w:numId w:val="77"/>
        </w:numPr>
        <w:spacing w:after="0" w:line="360" w:lineRule="auto"/>
        <w:ind w:left="1418" w:right="927" w:hanging="284"/>
      </w:pPr>
      <w:r w:rsidRPr="009D74DB">
        <w:rPr>
          <w:i/>
        </w:rPr>
        <w:t>Laragon</w:t>
      </w:r>
      <w:r w:rsidRPr="009D74DB">
        <w:t xml:space="preserve"> </w:t>
      </w:r>
    </w:p>
    <w:p w14:paraId="7A55BE81" w14:textId="5BBF541A" w:rsidR="0048493A" w:rsidRPr="009D74DB" w:rsidRDefault="0048493A" w:rsidP="00254481">
      <w:pPr>
        <w:numPr>
          <w:ilvl w:val="0"/>
          <w:numId w:val="77"/>
        </w:numPr>
        <w:spacing w:after="0" w:line="360" w:lineRule="auto"/>
        <w:ind w:left="1418" w:right="927" w:hanging="284"/>
        <w:rPr>
          <w:i/>
        </w:rPr>
      </w:pPr>
      <w:r w:rsidRPr="009D74DB">
        <w:rPr>
          <w:i/>
        </w:rPr>
        <w:t xml:space="preserve">Library pytest </w:t>
      </w:r>
      <w:r w:rsidRPr="009D74DB">
        <w:t>dan</w:t>
      </w:r>
      <w:r w:rsidRPr="009D74DB">
        <w:rPr>
          <w:i/>
        </w:rPr>
        <w:t xml:space="preserve"> pytest-cov </w:t>
      </w:r>
    </w:p>
    <w:p w14:paraId="560A4994" w14:textId="63B58E53" w:rsidR="005440F8" w:rsidRPr="009D74DB" w:rsidRDefault="005440F8" w:rsidP="005440F8">
      <w:pPr>
        <w:pStyle w:val="Heading3"/>
        <w:numPr>
          <w:ilvl w:val="0"/>
          <w:numId w:val="56"/>
        </w:numPr>
        <w:spacing w:before="0" w:line="360" w:lineRule="auto"/>
        <w:ind w:left="1134" w:hanging="567"/>
        <w:jc w:val="both"/>
        <w:rPr>
          <w:rFonts w:cs="Times New Roman"/>
          <w:i/>
        </w:rPr>
      </w:pPr>
      <w:r w:rsidRPr="009D74DB">
        <w:rPr>
          <w:rFonts w:cs="Times New Roman"/>
        </w:rPr>
        <w:t>Autentikasi Dan Otorisasi Pengguna</w:t>
      </w:r>
    </w:p>
    <w:p w14:paraId="5F54C83F" w14:textId="77777777" w:rsidR="005440F8" w:rsidRPr="009D74DB" w:rsidRDefault="005440F8" w:rsidP="00246791">
      <w:pPr>
        <w:pStyle w:val="ListParagraph"/>
        <w:numPr>
          <w:ilvl w:val="0"/>
          <w:numId w:val="85"/>
        </w:numPr>
        <w:spacing w:after="0" w:line="360" w:lineRule="auto"/>
        <w:ind w:left="1418" w:right="196" w:hanging="284"/>
      </w:pPr>
      <w:r w:rsidRPr="009D74DB">
        <w:t xml:space="preserve">PC/Laptop </w:t>
      </w:r>
    </w:p>
    <w:p w14:paraId="52930BFA" w14:textId="77777777" w:rsidR="005440F8" w:rsidRPr="009D74DB" w:rsidRDefault="005440F8" w:rsidP="00246791">
      <w:pPr>
        <w:pStyle w:val="ListParagraph"/>
        <w:numPr>
          <w:ilvl w:val="0"/>
          <w:numId w:val="85"/>
        </w:numPr>
        <w:spacing w:after="0" w:line="360" w:lineRule="auto"/>
        <w:ind w:left="1418" w:right="196" w:hanging="284"/>
        <w:rPr>
          <w:i/>
        </w:rPr>
      </w:pPr>
      <w:r w:rsidRPr="009D74DB">
        <w:rPr>
          <w:i/>
        </w:rPr>
        <w:t xml:space="preserve">Visual Studio Code </w:t>
      </w:r>
    </w:p>
    <w:p w14:paraId="6E3F4FA8" w14:textId="77777777" w:rsidR="005440F8" w:rsidRPr="009D74DB" w:rsidRDefault="005440F8" w:rsidP="00246791">
      <w:pPr>
        <w:pStyle w:val="ListParagraph"/>
        <w:numPr>
          <w:ilvl w:val="0"/>
          <w:numId w:val="85"/>
        </w:numPr>
        <w:spacing w:after="0" w:line="360" w:lineRule="auto"/>
        <w:ind w:left="1418" w:right="196" w:hanging="284"/>
      </w:pPr>
      <w:r w:rsidRPr="009D74DB">
        <w:rPr>
          <w:i/>
        </w:rPr>
        <w:t>Laragon</w:t>
      </w:r>
      <w:r w:rsidRPr="009D74DB">
        <w:t xml:space="preserve"> </w:t>
      </w:r>
    </w:p>
    <w:p w14:paraId="0DDFD812" w14:textId="77777777" w:rsidR="005440F8" w:rsidRPr="009D74DB" w:rsidRDefault="005440F8" w:rsidP="00246791">
      <w:pPr>
        <w:pStyle w:val="ListParagraph"/>
        <w:numPr>
          <w:ilvl w:val="0"/>
          <w:numId w:val="85"/>
        </w:numPr>
        <w:spacing w:after="0" w:line="360" w:lineRule="auto"/>
        <w:ind w:left="1418" w:right="196" w:hanging="284"/>
      </w:pPr>
      <w:r w:rsidRPr="009D74DB">
        <w:t xml:space="preserve">Python 3.x </w:t>
      </w:r>
    </w:p>
    <w:p w14:paraId="5A62F27E" w14:textId="77777777" w:rsidR="00F826DE" w:rsidRPr="009D74DB" w:rsidRDefault="00F826DE" w:rsidP="00F826DE">
      <w:pPr>
        <w:pStyle w:val="Heading3"/>
        <w:numPr>
          <w:ilvl w:val="0"/>
          <w:numId w:val="56"/>
        </w:numPr>
        <w:spacing w:before="0" w:line="360" w:lineRule="auto"/>
        <w:ind w:left="1134" w:hanging="567"/>
        <w:jc w:val="both"/>
        <w:rPr>
          <w:rFonts w:cs="Times New Roman"/>
        </w:rPr>
      </w:pPr>
      <w:r w:rsidRPr="009D74DB">
        <w:rPr>
          <w:rFonts w:cs="Times New Roman"/>
          <w:i/>
        </w:rPr>
        <w:t xml:space="preserve">Otomasi Ci/Cd </w:t>
      </w:r>
      <w:r w:rsidRPr="009D74DB">
        <w:rPr>
          <w:rFonts w:cs="Times New Roman"/>
        </w:rPr>
        <w:t xml:space="preserve">Pipeline Dan Pemaketan Aplikasi </w:t>
      </w:r>
    </w:p>
    <w:p w14:paraId="7100171E" w14:textId="77777777" w:rsidR="00182409" w:rsidRPr="009D74DB" w:rsidRDefault="00182409" w:rsidP="005328AB">
      <w:pPr>
        <w:numPr>
          <w:ilvl w:val="1"/>
          <w:numId w:val="96"/>
        </w:numPr>
        <w:spacing w:after="0" w:line="360" w:lineRule="auto"/>
        <w:ind w:left="1418" w:right="122" w:hanging="284"/>
      </w:pPr>
      <w:r w:rsidRPr="009D74DB">
        <w:t xml:space="preserve">PC/Laptop </w:t>
      </w:r>
    </w:p>
    <w:p w14:paraId="2B83CCB1" w14:textId="77777777" w:rsidR="00182409" w:rsidRPr="009D74DB" w:rsidRDefault="00182409" w:rsidP="005328AB">
      <w:pPr>
        <w:numPr>
          <w:ilvl w:val="1"/>
          <w:numId w:val="96"/>
        </w:numPr>
        <w:spacing w:after="0" w:line="360" w:lineRule="auto"/>
        <w:ind w:left="1418" w:right="122" w:hanging="284"/>
      </w:pPr>
      <w:r w:rsidRPr="009D74DB">
        <w:rPr>
          <w:i/>
        </w:rPr>
        <w:t>Visual</w:t>
      </w:r>
      <w:r w:rsidRPr="009D74DB">
        <w:t xml:space="preserve"> </w:t>
      </w:r>
      <w:r w:rsidRPr="009D74DB">
        <w:rPr>
          <w:i/>
        </w:rPr>
        <w:t>Studio</w:t>
      </w:r>
      <w:r w:rsidRPr="009D74DB">
        <w:t xml:space="preserve"> </w:t>
      </w:r>
      <w:r w:rsidRPr="009D74DB">
        <w:rPr>
          <w:i/>
        </w:rPr>
        <w:t>Code</w:t>
      </w:r>
      <w:r w:rsidRPr="009D74DB">
        <w:t xml:space="preserve"> </w:t>
      </w:r>
    </w:p>
    <w:p w14:paraId="7A506043" w14:textId="77777777" w:rsidR="00182409" w:rsidRPr="009D74DB" w:rsidRDefault="00182409" w:rsidP="005328AB">
      <w:pPr>
        <w:numPr>
          <w:ilvl w:val="1"/>
          <w:numId w:val="96"/>
        </w:numPr>
        <w:spacing w:after="0" w:line="360" w:lineRule="auto"/>
        <w:ind w:left="1418" w:right="122" w:hanging="284"/>
      </w:pPr>
      <w:r w:rsidRPr="009D74DB">
        <w:t xml:space="preserve">Git dan Akun </w:t>
      </w:r>
      <w:r w:rsidRPr="009D74DB">
        <w:rPr>
          <w:i/>
        </w:rPr>
        <w:t>GitHub</w:t>
      </w:r>
      <w:r w:rsidRPr="009D74DB">
        <w:t xml:space="preserve"> </w:t>
      </w:r>
    </w:p>
    <w:p w14:paraId="7889F2DB" w14:textId="77777777" w:rsidR="00182409" w:rsidRPr="009D74DB" w:rsidRDefault="00182409" w:rsidP="005328AB">
      <w:pPr>
        <w:numPr>
          <w:ilvl w:val="1"/>
          <w:numId w:val="96"/>
        </w:numPr>
        <w:spacing w:after="0" w:line="360" w:lineRule="auto"/>
        <w:ind w:left="1418" w:right="122" w:hanging="284"/>
      </w:pPr>
      <w:r w:rsidRPr="009D74DB">
        <w:rPr>
          <w:i/>
        </w:rPr>
        <w:t>Laragon</w:t>
      </w:r>
      <w:r w:rsidRPr="009D74DB">
        <w:t xml:space="preserve"> </w:t>
      </w:r>
    </w:p>
    <w:p w14:paraId="5F36B9F6" w14:textId="77777777" w:rsidR="00182409" w:rsidRPr="009D74DB" w:rsidRDefault="00182409" w:rsidP="005328AB">
      <w:pPr>
        <w:numPr>
          <w:ilvl w:val="1"/>
          <w:numId w:val="96"/>
        </w:numPr>
        <w:spacing w:after="0" w:line="360" w:lineRule="auto"/>
        <w:ind w:left="1418" w:right="122" w:hanging="284"/>
        <w:rPr>
          <w:i/>
        </w:rPr>
      </w:pPr>
      <w:r w:rsidRPr="009D74DB">
        <w:rPr>
          <w:i/>
        </w:rPr>
        <w:t xml:space="preserve">Library pytest dan pyinstaller </w:t>
      </w:r>
    </w:p>
    <w:p w14:paraId="2E88B64C" w14:textId="55949F38" w:rsidR="0043666C" w:rsidRPr="009D74DB" w:rsidRDefault="0043666C" w:rsidP="005440F8">
      <w:pPr>
        <w:numPr>
          <w:ilvl w:val="0"/>
          <w:numId w:val="74"/>
        </w:numPr>
        <w:spacing w:after="0" w:line="360" w:lineRule="auto"/>
        <w:ind w:left="1418" w:hanging="284"/>
        <w:jc w:val="left"/>
      </w:pPr>
      <w:r w:rsidRPr="009D74DB">
        <w:rPr>
          <w:lang w:val="sv-SE"/>
        </w:rPr>
        <w:br w:type="page"/>
      </w:r>
    </w:p>
    <w:p w14:paraId="5B1E5620" w14:textId="3FD07FF1" w:rsidR="00FC206D" w:rsidRPr="009D74DB" w:rsidRDefault="00FC206D" w:rsidP="00262518">
      <w:pPr>
        <w:pStyle w:val="Heading1"/>
        <w:spacing w:after="0" w:line="360" w:lineRule="auto"/>
      </w:pPr>
      <w:r w:rsidRPr="009D74DB">
        <w:lastRenderedPageBreak/>
        <w:t>BAB II</w:t>
      </w:r>
      <w:r w:rsidRPr="009D74DB">
        <w:br/>
        <w:t>LANDASAN TEORI</w:t>
      </w:r>
    </w:p>
    <w:p w14:paraId="3A854722" w14:textId="77777777" w:rsidR="009B2190" w:rsidRPr="009D74DB" w:rsidRDefault="009B2190" w:rsidP="00262518">
      <w:pPr>
        <w:pStyle w:val="Heading2"/>
        <w:numPr>
          <w:ilvl w:val="1"/>
          <w:numId w:val="4"/>
        </w:numPr>
        <w:spacing w:after="0" w:line="360" w:lineRule="auto"/>
        <w:ind w:left="567" w:hanging="567"/>
      </w:pPr>
      <w:r w:rsidRPr="009D74DB">
        <w:t>Teori Dasar</w:t>
      </w:r>
    </w:p>
    <w:p w14:paraId="37B7F6BB" w14:textId="77777777" w:rsidR="003118DB" w:rsidRPr="009D74DB" w:rsidRDefault="003118DB" w:rsidP="00262518">
      <w:pPr>
        <w:pStyle w:val="ListParagraph"/>
        <w:keepNext/>
        <w:keepLines/>
        <w:numPr>
          <w:ilvl w:val="0"/>
          <w:numId w:val="26"/>
        </w:numPr>
        <w:spacing w:after="0" w:line="360" w:lineRule="auto"/>
        <w:contextualSpacing w:val="0"/>
        <w:outlineLvl w:val="2"/>
        <w:rPr>
          <w:rFonts w:eastAsiaTheme="majorEastAsia"/>
          <w:b/>
          <w:vanish/>
          <w:color w:val="auto"/>
        </w:rPr>
      </w:pPr>
    </w:p>
    <w:p w14:paraId="1B732A8D" w14:textId="1D507F85" w:rsidR="00FC206D" w:rsidRPr="009D74DB" w:rsidRDefault="009B2190" w:rsidP="00262518">
      <w:pPr>
        <w:pStyle w:val="Heading3"/>
        <w:numPr>
          <w:ilvl w:val="2"/>
          <w:numId w:val="26"/>
        </w:numPr>
        <w:spacing w:before="0" w:line="360" w:lineRule="auto"/>
        <w:ind w:left="1134" w:hanging="567"/>
        <w:jc w:val="both"/>
        <w:rPr>
          <w:rFonts w:cs="Times New Roman"/>
        </w:rPr>
      </w:pPr>
      <w:r w:rsidRPr="009D74DB">
        <w:rPr>
          <w:rFonts w:cs="Times New Roman"/>
        </w:rPr>
        <w:t xml:space="preserve">Konsep Dasar RPL, Pemodelan Aliran Data (DFD), </w:t>
      </w:r>
      <w:r w:rsidRPr="009D74DB">
        <w:rPr>
          <w:rFonts w:cs="Times New Roman"/>
          <w:i/>
          <w:iCs/>
        </w:rPr>
        <w:t xml:space="preserve">Unified Modeling Language </w:t>
      </w:r>
      <w:r w:rsidRPr="009D74DB">
        <w:rPr>
          <w:rFonts w:cs="Times New Roman"/>
        </w:rPr>
        <w:t xml:space="preserve">(UML) Menggunakan </w:t>
      </w:r>
      <w:r w:rsidR="00AA55CC" w:rsidRPr="009D74DB">
        <w:rPr>
          <w:rFonts w:cs="Times New Roman"/>
          <w:i/>
        </w:rPr>
        <w:t>Platform Draw.io</w:t>
      </w:r>
    </w:p>
    <w:p w14:paraId="308EEBD2" w14:textId="3501AA80" w:rsidR="009B2190" w:rsidRPr="009D74DB" w:rsidRDefault="009B2190" w:rsidP="00262518">
      <w:pPr>
        <w:pStyle w:val="ListParagraph"/>
        <w:numPr>
          <w:ilvl w:val="0"/>
          <w:numId w:val="5"/>
        </w:numPr>
        <w:spacing w:after="0" w:line="360" w:lineRule="auto"/>
        <w:ind w:left="1418" w:hanging="284"/>
        <w:rPr>
          <w:lang w:val="sv-SE"/>
        </w:rPr>
      </w:pPr>
      <w:r w:rsidRPr="009D74DB">
        <w:rPr>
          <w:lang w:val="sv-SE"/>
        </w:rPr>
        <w:t>Konsep Rekayasa Perangkat Lunak (RPL)</w:t>
      </w:r>
    </w:p>
    <w:p w14:paraId="69105670" w14:textId="77777777" w:rsidR="009B2190" w:rsidRPr="009D74DB" w:rsidRDefault="009B2190" w:rsidP="00262518">
      <w:pPr>
        <w:pStyle w:val="ListParagraph"/>
        <w:spacing w:after="0" w:line="360" w:lineRule="auto"/>
        <w:ind w:left="1418" w:firstLine="0"/>
        <w:rPr>
          <w:bCs/>
          <w:lang w:val="sv-SE"/>
        </w:rPr>
      </w:pPr>
      <w:r w:rsidRPr="009D74DB">
        <w:rPr>
          <w:bCs/>
          <w:lang w:val="sv-SE"/>
        </w:rPr>
        <w:t>Rekayasa Perangkat Lunak (RPL) mengkaji pendekatan sistematis, disiplin, dan terukur dalam pengembangan, pengoperasian, serta pemeliharaan perangkat lunak guna menghasilkan produk berkualitas tinggi secara efisien. Disiplin ini berkembang sebagai jawaban atas fenomena krisis perangkat lunak (</w:t>
      </w:r>
      <w:r w:rsidRPr="009D74DB">
        <w:rPr>
          <w:bCs/>
          <w:i/>
          <w:iCs/>
          <w:lang w:val="sv-SE"/>
        </w:rPr>
        <w:t>software crisis</w:t>
      </w:r>
      <w:r w:rsidRPr="009D74DB">
        <w:rPr>
          <w:bCs/>
          <w:lang w:val="sv-SE"/>
        </w:rPr>
        <w:t xml:space="preserve">), di mana proyek sering kali melebihi anggaran, melampaui batas waktu, sulit dipelihara, dan tidak memenuhi kebutuhan pengguna. </w:t>
      </w:r>
    </w:p>
    <w:p w14:paraId="32D0F5BB" w14:textId="77777777" w:rsidR="009B2190" w:rsidRPr="009D74DB" w:rsidRDefault="009B2190" w:rsidP="00262518">
      <w:pPr>
        <w:pStyle w:val="ListParagraph"/>
        <w:spacing w:after="0" w:line="360" w:lineRule="auto"/>
        <w:ind w:left="1418" w:firstLine="0"/>
        <w:rPr>
          <w:bCs/>
          <w:lang w:val="sv-SE"/>
        </w:rPr>
      </w:pPr>
      <w:r w:rsidRPr="009D74DB">
        <w:rPr>
          <w:bCs/>
          <w:lang w:val="sv-SE"/>
        </w:rPr>
        <w:t>Pemangku Kepentingan (</w:t>
      </w:r>
      <w:r w:rsidRPr="009D74DB">
        <w:rPr>
          <w:bCs/>
          <w:i/>
          <w:iCs/>
          <w:lang w:val="sv-SE"/>
        </w:rPr>
        <w:t>Stakeholders</w:t>
      </w:r>
      <w:r w:rsidRPr="009D74DB">
        <w:rPr>
          <w:bCs/>
          <w:lang w:val="sv-SE"/>
        </w:rPr>
        <w:t xml:space="preserve">) mencakup berbagai pihak yang memiliki kepentingan langsung maupun tidak langsung terhadap keberhasilan proyek, yaitu:  </w:t>
      </w:r>
    </w:p>
    <w:p w14:paraId="156FE81E" w14:textId="77777777" w:rsidR="009B2190" w:rsidRPr="009D74DB" w:rsidRDefault="009B2190" w:rsidP="00262518">
      <w:pPr>
        <w:pStyle w:val="ListParagraph"/>
        <w:numPr>
          <w:ilvl w:val="0"/>
          <w:numId w:val="6"/>
        </w:numPr>
        <w:spacing w:after="0" w:line="360" w:lineRule="auto"/>
        <w:ind w:left="1701" w:hanging="283"/>
        <w:rPr>
          <w:lang w:val="sv-SE"/>
        </w:rPr>
      </w:pPr>
      <w:r w:rsidRPr="009D74DB">
        <w:rPr>
          <w:lang w:val="sv-SE"/>
        </w:rPr>
        <w:t>Pengguna Akhir (</w:t>
      </w:r>
      <w:r w:rsidRPr="009D74DB">
        <w:rPr>
          <w:i/>
          <w:iCs/>
          <w:lang w:val="sv-SE"/>
        </w:rPr>
        <w:t>End-Users</w:t>
      </w:r>
      <w:r w:rsidRPr="009D74DB">
        <w:rPr>
          <w:lang w:val="sv-SE"/>
        </w:rPr>
        <w:t xml:space="preserve">): Pihak yang berinteraksi langsung dengan sistem untuk menyelesaikan tugas sehari-hari. </w:t>
      </w:r>
    </w:p>
    <w:p w14:paraId="012890EF" w14:textId="77777777" w:rsidR="009B2190" w:rsidRPr="009D74DB" w:rsidRDefault="009B2190" w:rsidP="00262518">
      <w:pPr>
        <w:pStyle w:val="ListParagraph"/>
        <w:numPr>
          <w:ilvl w:val="0"/>
          <w:numId w:val="6"/>
        </w:numPr>
        <w:spacing w:after="0" w:line="360" w:lineRule="auto"/>
        <w:ind w:left="1701" w:hanging="283"/>
        <w:rPr>
          <w:lang w:val="sv-SE"/>
        </w:rPr>
      </w:pPr>
      <w:r w:rsidRPr="009D74DB">
        <w:rPr>
          <w:lang w:val="sv-SE"/>
        </w:rPr>
        <w:t>Klien (</w:t>
      </w:r>
      <w:r w:rsidRPr="009D74DB">
        <w:rPr>
          <w:i/>
          <w:iCs/>
          <w:lang w:val="sv-SE"/>
        </w:rPr>
        <w:t>Client</w:t>
      </w:r>
      <w:r w:rsidRPr="009D74DB">
        <w:rPr>
          <w:lang w:val="sv-SE"/>
        </w:rPr>
        <w:t xml:space="preserve">): Pihak yang mendanai proyek dan menetapkan kebutuhan bisnis tingkat tinggi. </w:t>
      </w:r>
    </w:p>
    <w:p w14:paraId="0C4CBFA0" w14:textId="77777777" w:rsidR="009B2190" w:rsidRPr="009D74DB" w:rsidRDefault="009B2190" w:rsidP="00262518">
      <w:pPr>
        <w:pStyle w:val="ListParagraph"/>
        <w:numPr>
          <w:ilvl w:val="0"/>
          <w:numId w:val="6"/>
        </w:numPr>
        <w:spacing w:after="0" w:line="360" w:lineRule="auto"/>
        <w:ind w:left="1701" w:hanging="283"/>
        <w:rPr>
          <w:lang w:val="sv-SE"/>
        </w:rPr>
      </w:pPr>
      <w:r w:rsidRPr="009D74DB">
        <w:rPr>
          <w:lang w:val="sv-SE"/>
        </w:rPr>
        <w:t>Pengembang (</w:t>
      </w:r>
      <w:r w:rsidRPr="009D74DB">
        <w:rPr>
          <w:i/>
          <w:iCs/>
          <w:lang w:val="sv-SE"/>
        </w:rPr>
        <w:t>Developers</w:t>
      </w:r>
      <w:r w:rsidRPr="009D74DB">
        <w:rPr>
          <w:lang w:val="sv-SE"/>
        </w:rPr>
        <w:t xml:space="preserve">): Tim teknis yang bertugas menganalisis, merancang, dan menulis kode program. </w:t>
      </w:r>
    </w:p>
    <w:p w14:paraId="77600356" w14:textId="77777777" w:rsidR="009B2190" w:rsidRPr="009D74DB" w:rsidRDefault="009B2190" w:rsidP="00262518">
      <w:pPr>
        <w:pStyle w:val="ListParagraph"/>
        <w:numPr>
          <w:ilvl w:val="0"/>
          <w:numId w:val="6"/>
        </w:numPr>
        <w:spacing w:after="0" w:line="360" w:lineRule="auto"/>
        <w:ind w:left="1701" w:hanging="283"/>
        <w:rPr>
          <w:lang w:val="sv-SE"/>
        </w:rPr>
      </w:pPr>
      <w:r w:rsidRPr="009D74DB">
        <w:rPr>
          <w:lang w:val="sv-SE"/>
        </w:rPr>
        <w:t>Penjamin Kualitas (</w:t>
      </w:r>
      <w:r w:rsidRPr="009D74DB">
        <w:rPr>
          <w:i/>
          <w:iCs/>
          <w:lang w:val="sv-SE"/>
        </w:rPr>
        <w:t>Quality Assurance</w:t>
      </w:r>
      <w:r w:rsidRPr="009D74DB">
        <w:rPr>
          <w:lang w:val="sv-SE"/>
        </w:rPr>
        <w:t xml:space="preserve">/QA): Pihak yang menguji perangkat lunak untuk memastikan pemenuhan standar kualitas. </w:t>
      </w:r>
    </w:p>
    <w:p w14:paraId="635ABB93" w14:textId="617A0806" w:rsidR="009B2190" w:rsidRPr="009D74DB" w:rsidRDefault="009B2190" w:rsidP="00262518">
      <w:pPr>
        <w:pStyle w:val="ListParagraph"/>
        <w:numPr>
          <w:ilvl w:val="0"/>
          <w:numId w:val="6"/>
        </w:numPr>
        <w:spacing w:after="0" w:line="360" w:lineRule="auto"/>
        <w:ind w:left="1701" w:hanging="283"/>
        <w:rPr>
          <w:lang w:val="sv-SE"/>
        </w:rPr>
      </w:pPr>
      <w:r w:rsidRPr="009D74DB">
        <w:rPr>
          <w:lang w:val="sv-SE"/>
        </w:rPr>
        <w:t>Operasional (</w:t>
      </w:r>
      <w:r w:rsidRPr="009D74DB">
        <w:rPr>
          <w:i/>
          <w:iCs/>
          <w:lang w:val="sv-SE"/>
        </w:rPr>
        <w:t>Operations</w:t>
      </w:r>
      <w:r w:rsidRPr="009D74DB">
        <w:rPr>
          <w:lang w:val="sv-SE"/>
        </w:rPr>
        <w:t xml:space="preserve">): Tim yang mengelola infrastruktur, </w:t>
      </w:r>
      <w:r w:rsidRPr="009D74DB">
        <w:rPr>
          <w:i/>
          <w:iCs/>
          <w:lang w:val="sv-SE"/>
        </w:rPr>
        <w:t>deployment</w:t>
      </w:r>
      <w:r w:rsidRPr="009D74DB">
        <w:rPr>
          <w:lang w:val="sv-SE"/>
        </w:rPr>
        <w:t xml:space="preserve">, dan pemeliharaan sistem pasca-rilis. </w:t>
      </w:r>
    </w:p>
    <w:p w14:paraId="223B8742" w14:textId="01FC360E" w:rsidR="009B2190" w:rsidRPr="009D74DB" w:rsidRDefault="009B2190" w:rsidP="00262518">
      <w:pPr>
        <w:pStyle w:val="ListParagraph"/>
        <w:numPr>
          <w:ilvl w:val="0"/>
          <w:numId w:val="5"/>
        </w:numPr>
        <w:spacing w:after="0" w:line="360" w:lineRule="auto"/>
        <w:ind w:left="1418" w:hanging="284"/>
        <w:rPr>
          <w:lang w:val="sv-SE"/>
        </w:rPr>
      </w:pPr>
      <w:r w:rsidRPr="009D74DB">
        <w:rPr>
          <w:lang w:val="sv-SE"/>
        </w:rPr>
        <w:t>Metodologi Siklus Hidup Pengembangan Sistem (SDLC)</w:t>
      </w:r>
    </w:p>
    <w:p w14:paraId="3C5D55E5" w14:textId="77777777" w:rsidR="009B2190" w:rsidRPr="009D74DB" w:rsidRDefault="009B2190" w:rsidP="00262518">
      <w:pPr>
        <w:pStyle w:val="ListParagraph"/>
        <w:spacing w:after="0" w:line="360" w:lineRule="auto"/>
        <w:ind w:left="1418" w:firstLine="0"/>
        <w:rPr>
          <w:bCs/>
        </w:rPr>
      </w:pPr>
      <w:r w:rsidRPr="009D74DB">
        <w:rPr>
          <w:bCs/>
          <w:i/>
          <w:iCs/>
          <w:lang w:val="sv-SE"/>
        </w:rPr>
        <w:t>System Development Life Cycle</w:t>
      </w:r>
      <w:r w:rsidRPr="009D74DB">
        <w:rPr>
          <w:bCs/>
          <w:lang w:val="sv-SE"/>
        </w:rPr>
        <w:t xml:space="preserve"> (SDLC) adalah kerangka kerja terstruktur yang mendefinisikan fase-fase utama dalam pengembangan perangkat lunak, mulai dari analisis awal, </w:t>
      </w:r>
      <w:r w:rsidRPr="009D74DB">
        <w:rPr>
          <w:bCs/>
          <w:lang w:val="sv-SE"/>
        </w:rPr>
        <w:lastRenderedPageBreak/>
        <w:t xml:space="preserve">perancangan, pengkodean, pengujian, hingga pemeliharaan sistem. </w:t>
      </w:r>
      <w:r w:rsidRPr="009D74DB">
        <w:rPr>
          <w:bCs/>
        </w:rPr>
        <w:t xml:space="preserve">Terdapat dua paradigma populer dalam SDLC: </w:t>
      </w:r>
    </w:p>
    <w:p w14:paraId="63B4FBD8" w14:textId="77777777" w:rsidR="009B2190" w:rsidRPr="009D74DB" w:rsidRDefault="009B2190" w:rsidP="00262518">
      <w:pPr>
        <w:pStyle w:val="ListParagraph"/>
        <w:numPr>
          <w:ilvl w:val="0"/>
          <w:numId w:val="7"/>
        </w:numPr>
        <w:spacing w:after="0" w:line="360" w:lineRule="auto"/>
        <w:ind w:left="1701" w:hanging="283"/>
        <w:rPr>
          <w:bCs/>
          <w:lang w:val="sv-SE"/>
        </w:rPr>
      </w:pPr>
      <w:r w:rsidRPr="009D74DB">
        <w:rPr>
          <w:bCs/>
        </w:rPr>
        <w:t xml:space="preserve">Model </w:t>
      </w:r>
      <w:r w:rsidRPr="009D74DB">
        <w:rPr>
          <w:bCs/>
          <w:i/>
          <w:iCs/>
        </w:rPr>
        <w:t>Waterfall</w:t>
      </w:r>
      <w:r w:rsidRPr="009D74DB">
        <w:rPr>
          <w:bCs/>
        </w:rPr>
        <w:t xml:space="preserve">: Pendekatan sekuensial linier di mana setiap tahap (analisis, desain, implementasi, pengujian, pemeliharaan) harus diselesaikan secara penuh sebelum beralih ke tahap berikutnya. </w:t>
      </w:r>
      <w:r w:rsidRPr="009D74DB">
        <w:rPr>
          <w:bCs/>
          <w:lang w:val="sv-SE"/>
        </w:rPr>
        <w:t xml:space="preserve">Sangat cocok untuk proyek dengan kebutuhan yang stabil dan terdokumentasi dengan baik sejak awal. </w:t>
      </w:r>
    </w:p>
    <w:p w14:paraId="605B32CF" w14:textId="521892E9" w:rsidR="009B2190" w:rsidRPr="009D74DB" w:rsidRDefault="009B2190" w:rsidP="00262518">
      <w:pPr>
        <w:pStyle w:val="ListParagraph"/>
        <w:numPr>
          <w:ilvl w:val="0"/>
          <w:numId w:val="7"/>
        </w:numPr>
        <w:spacing w:after="0" w:line="360" w:lineRule="auto"/>
        <w:ind w:left="1701" w:hanging="283"/>
        <w:rPr>
          <w:bCs/>
          <w:lang w:val="sv-SE"/>
        </w:rPr>
      </w:pPr>
      <w:r w:rsidRPr="009D74DB">
        <w:rPr>
          <w:bCs/>
          <w:lang w:val="sv-SE"/>
        </w:rPr>
        <w:t xml:space="preserve">Model </w:t>
      </w:r>
      <w:r w:rsidRPr="009D74DB">
        <w:rPr>
          <w:bCs/>
          <w:i/>
          <w:iCs/>
          <w:lang w:val="sv-SE"/>
        </w:rPr>
        <w:t>Agile</w:t>
      </w:r>
      <w:r w:rsidRPr="009D74DB">
        <w:rPr>
          <w:bCs/>
          <w:lang w:val="sv-SE"/>
        </w:rPr>
        <w:t xml:space="preserve"> (</w:t>
      </w:r>
      <w:r w:rsidRPr="009D74DB">
        <w:rPr>
          <w:bCs/>
          <w:i/>
          <w:iCs/>
          <w:lang w:val="sv-SE"/>
        </w:rPr>
        <w:t>Scrum</w:t>
      </w:r>
      <w:r w:rsidRPr="009D74DB">
        <w:rPr>
          <w:bCs/>
          <w:lang w:val="sv-SE"/>
        </w:rPr>
        <w:t xml:space="preserve">): Pendekatan iteratif dan inkremental yang berfokus pada kolaborasi tim, adaptasi cepat terhadap perubahan, dan pengiriman produk fungsional secara bertahap melalui siklus pendek yang disebut Sprint (umumnya berlangsung 1-4 minggu). </w:t>
      </w:r>
    </w:p>
    <w:p w14:paraId="2C5902E3" w14:textId="69FEACD0" w:rsidR="009B2190" w:rsidRPr="009D74DB" w:rsidRDefault="009B2190" w:rsidP="00262518">
      <w:pPr>
        <w:pStyle w:val="ListParagraph"/>
        <w:numPr>
          <w:ilvl w:val="0"/>
          <w:numId w:val="5"/>
        </w:numPr>
        <w:spacing w:after="0" w:line="360" w:lineRule="auto"/>
        <w:ind w:left="1418" w:hanging="284"/>
      </w:pPr>
      <w:r w:rsidRPr="009D74DB">
        <w:t>Analisis Kebutuhan Sistem</w:t>
      </w:r>
    </w:p>
    <w:p w14:paraId="532A2269" w14:textId="77777777" w:rsidR="009B2190" w:rsidRPr="009D74DB" w:rsidRDefault="009B2190" w:rsidP="00262518">
      <w:pPr>
        <w:pStyle w:val="ListParagraph"/>
        <w:spacing w:after="0" w:line="360" w:lineRule="auto"/>
        <w:ind w:left="1418" w:firstLine="0"/>
        <w:rPr>
          <w:bCs/>
        </w:rPr>
      </w:pPr>
      <w:r w:rsidRPr="009D74DB">
        <w:rPr>
          <w:bCs/>
        </w:rPr>
        <w:t xml:space="preserve">Analisis Kebutuhan merupakan tahapan krusial untuk mengidentifikasi masalah, memahami batasan domain, serta memetakan apa yang harus dilakukan oleh perangkat lunak. Analisis ini menghasilkan spesifikasi kebutuhan yang terbagi menjadi: </w:t>
      </w:r>
    </w:p>
    <w:p w14:paraId="1277069D" w14:textId="77777777" w:rsidR="009B2190" w:rsidRPr="009D74DB" w:rsidRDefault="009B2190" w:rsidP="00262518">
      <w:pPr>
        <w:pStyle w:val="ListParagraph"/>
        <w:numPr>
          <w:ilvl w:val="0"/>
          <w:numId w:val="8"/>
        </w:numPr>
        <w:spacing w:after="0" w:line="360" w:lineRule="auto"/>
        <w:ind w:left="1701" w:hanging="283"/>
        <w:rPr>
          <w:bCs/>
        </w:rPr>
      </w:pPr>
      <w:r w:rsidRPr="009D74DB">
        <w:rPr>
          <w:bCs/>
        </w:rPr>
        <w:t>Kebutuhan Fungsional (</w:t>
      </w:r>
      <w:r w:rsidRPr="009D74DB">
        <w:rPr>
          <w:bCs/>
          <w:i/>
          <w:iCs/>
        </w:rPr>
        <w:t>Functional Requirements</w:t>
      </w:r>
      <w:r w:rsidRPr="009D74DB">
        <w:rPr>
          <w:bCs/>
        </w:rPr>
        <w:t xml:space="preserve">): Deskripsi layanan, fitur, atau fungsi spesifik yang harus disediakan oleh sistem sebagai respons terhadap input tertentu (misalnya, sistem harus dapat menyimpan data transaksi penjualan). </w:t>
      </w:r>
    </w:p>
    <w:p w14:paraId="19C5DB4C" w14:textId="6B1ACC99" w:rsidR="009B2190" w:rsidRPr="009D74DB" w:rsidRDefault="009B2190" w:rsidP="00262518">
      <w:pPr>
        <w:pStyle w:val="ListParagraph"/>
        <w:numPr>
          <w:ilvl w:val="0"/>
          <w:numId w:val="8"/>
        </w:numPr>
        <w:spacing w:after="0" w:line="360" w:lineRule="auto"/>
        <w:ind w:left="1701" w:hanging="283"/>
        <w:rPr>
          <w:bCs/>
        </w:rPr>
      </w:pPr>
      <w:r w:rsidRPr="009D74DB">
        <w:rPr>
          <w:bCs/>
        </w:rPr>
        <w:t>Kebutuhan Non-Fungsional (</w:t>
      </w:r>
      <w:r w:rsidRPr="009D74DB">
        <w:rPr>
          <w:bCs/>
          <w:i/>
          <w:iCs/>
        </w:rPr>
        <w:t>Non-Functional Requirements</w:t>
      </w:r>
      <w:r w:rsidRPr="009D74DB">
        <w:rPr>
          <w:bCs/>
        </w:rPr>
        <w:t xml:space="preserve">): Batasan operasional, karakteristik kualitas, atau standar performa sistem (seperti aspek keamanan, kecepatan akses, keandalan, dan kemudahan pemeliharaan). </w:t>
      </w:r>
    </w:p>
    <w:p w14:paraId="197AA809" w14:textId="7E512739" w:rsidR="009B2190" w:rsidRPr="009D74DB" w:rsidRDefault="009B2190" w:rsidP="00262518">
      <w:pPr>
        <w:pStyle w:val="ListParagraph"/>
        <w:numPr>
          <w:ilvl w:val="0"/>
          <w:numId w:val="5"/>
        </w:numPr>
        <w:spacing w:after="0" w:line="360" w:lineRule="auto"/>
        <w:ind w:left="1418" w:hanging="284"/>
      </w:pPr>
      <w:r w:rsidRPr="009D74DB">
        <w:rPr>
          <w:i/>
          <w:iCs/>
        </w:rPr>
        <w:t>Data Flow Diagram</w:t>
      </w:r>
      <w:r w:rsidRPr="009D74DB">
        <w:t xml:space="preserve"> (DFD)</w:t>
      </w:r>
    </w:p>
    <w:p w14:paraId="18DC5427" w14:textId="77777777" w:rsidR="009B2190" w:rsidRPr="009D74DB" w:rsidRDefault="009B2190" w:rsidP="00262518">
      <w:pPr>
        <w:pStyle w:val="ListParagraph"/>
        <w:spacing w:after="0" w:line="360" w:lineRule="auto"/>
        <w:ind w:left="1418" w:firstLine="0"/>
        <w:rPr>
          <w:bCs/>
        </w:rPr>
      </w:pPr>
      <w:r w:rsidRPr="009D74DB">
        <w:rPr>
          <w:bCs/>
          <w:i/>
          <w:iCs/>
        </w:rPr>
        <w:t>Data Flow Diagram (DFD)</w:t>
      </w:r>
      <w:r w:rsidRPr="009D74DB">
        <w:rPr>
          <w:bCs/>
        </w:rPr>
        <w:t xml:space="preserve"> merupakan alat pemodelan grafis yang menggambarkan aliran informasi, proses transformasi data, serta tempat penyimpanan data secara logis dalam suatu sistem tanpa mempertimbangkan aspek fisik penyimpanan atau perangkat keras. DFD terdiri dari beberapa tingkatan: </w:t>
      </w:r>
    </w:p>
    <w:p w14:paraId="5795090D" w14:textId="77777777" w:rsidR="009B2190" w:rsidRPr="009D74DB" w:rsidRDefault="009B2190" w:rsidP="00262518">
      <w:pPr>
        <w:pStyle w:val="ListParagraph"/>
        <w:numPr>
          <w:ilvl w:val="0"/>
          <w:numId w:val="9"/>
        </w:numPr>
        <w:spacing w:after="0" w:line="360" w:lineRule="auto"/>
        <w:ind w:left="1701" w:hanging="283"/>
        <w:rPr>
          <w:bCs/>
        </w:rPr>
      </w:pPr>
      <w:r w:rsidRPr="009D74DB">
        <w:rPr>
          <w:bCs/>
        </w:rPr>
        <w:lastRenderedPageBreak/>
        <w:t>Diagram Konteks (</w:t>
      </w:r>
      <w:r w:rsidRPr="009D74DB">
        <w:rPr>
          <w:bCs/>
          <w:i/>
          <w:iCs/>
        </w:rPr>
        <w:t>Context Diagram</w:t>
      </w:r>
      <w:r w:rsidRPr="009D74DB">
        <w:rPr>
          <w:bCs/>
        </w:rPr>
        <w:t xml:space="preserve"> / Level 0): Diagram tingkat tertinggi yang menggambarkan batas sistem secara keseluruhan, menunjukkan hubungan </w:t>
      </w:r>
      <w:r w:rsidRPr="009D74DB">
        <w:rPr>
          <w:bCs/>
          <w:i/>
          <w:iCs/>
        </w:rPr>
        <w:t>input</w:t>
      </w:r>
      <w:r w:rsidRPr="009D74DB">
        <w:rPr>
          <w:bCs/>
        </w:rPr>
        <w:t>-</w:t>
      </w:r>
      <w:r w:rsidRPr="009D74DB">
        <w:rPr>
          <w:bCs/>
          <w:i/>
          <w:iCs/>
        </w:rPr>
        <w:t>output</w:t>
      </w:r>
      <w:r w:rsidRPr="009D74DB">
        <w:rPr>
          <w:bCs/>
        </w:rPr>
        <w:t xml:space="preserve"> utama antara sistem tunggal (proses nomor 0) dengan entitas-entitas eksternal di sekelilingnya. </w:t>
      </w:r>
    </w:p>
    <w:p w14:paraId="0B892100" w14:textId="77777777" w:rsidR="009B2190" w:rsidRPr="009D74DB" w:rsidRDefault="009B2190" w:rsidP="00262518">
      <w:pPr>
        <w:pStyle w:val="ListParagraph"/>
        <w:numPr>
          <w:ilvl w:val="0"/>
          <w:numId w:val="9"/>
        </w:numPr>
        <w:spacing w:after="0" w:line="360" w:lineRule="auto"/>
        <w:ind w:left="1701" w:hanging="283"/>
        <w:rPr>
          <w:bCs/>
        </w:rPr>
      </w:pPr>
      <w:r w:rsidRPr="009D74DB">
        <w:rPr>
          <w:bCs/>
        </w:rPr>
        <w:t xml:space="preserve">DFD Level 1: Dekomposisi dari diagram konteks yang memecah proses utama menjadi subsub proses fungsional yang lebih detail, serta menampilkan interaksi data dengan data store (simpanan data). </w:t>
      </w:r>
    </w:p>
    <w:p w14:paraId="26C3B858" w14:textId="77777777" w:rsidR="009B2190" w:rsidRPr="009D74DB" w:rsidRDefault="009B2190" w:rsidP="00262518">
      <w:pPr>
        <w:pStyle w:val="ListParagraph"/>
        <w:numPr>
          <w:ilvl w:val="0"/>
          <w:numId w:val="9"/>
        </w:numPr>
        <w:spacing w:after="0" w:line="360" w:lineRule="auto"/>
        <w:ind w:left="1701" w:hanging="283"/>
        <w:rPr>
          <w:bCs/>
        </w:rPr>
      </w:pPr>
      <w:r w:rsidRPr="009D74DB">
        <w:rPr>
          <w:bCs/>
        </w:rPr>
        <w:t xml:space="preserve">DFD Level 2: Dekomposisi lebih lanjut dari proses yang ada pada DFD Level 1 untuk menjelaskan aktivitas pengolahan data yang sangat spesifik. </w:t>
      </w:r>
    </w:p>
    <w:p w14:paraId="5BD391FA" w14:textId="6890C0FF" w:rsidR="009B2190" w:rsidRPr="009D74DB" w:rsidRDefault="009B2190" w:rsidP="00262518">
      <w:pPr>
        <w:pStyle w:val="ListParagraph"/>
        <w:spacing w:after="0" w:line="360" w:lineRule="auto"/>
        <w:ind w:left="1418" w:firstLine="0"/>
      </w:pPr>
      <w:r w:rsidRPr="009D74DB">
        <w:t xml:space="preserve">Tabel berikut menyajikan pembandingan notasi simbol DFD yang umum digunakan, yaitu versi DeMarco-Yourdon dan versi Gane-Sarson: </w:t>
      </w:r>
    </w:p>
    <w:tbl>
      <w:tblPr>
        <w:tblStyle w:val="TableGrid0"/>
        <w:tblW w:w="0" w:type="auto"/>
        <w:tblInd w:w="14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68"/>
        <w:gridCol w:w="1345"/>
        <w:gridCol w:w="2568"/>
      </w:tblGrid>
      <w:tr w:rsidR="002074A9" w:rsidRPr="009D74DB" w14:paraId="15D609F5" w14:textId="77777777" w:rsidTr="00044574">
        <w:trPr>
          <w:trHeight w:val="882"/>
        </w:trPr>
        <w:tc>
          <w:tcPr>
            <w:tcW w:w="2540" w:type="dxa"/>
            <w:vAlign w:val="center"/>
          </w:tcPr>
          <w:p w14:paraId="365D965E" w14:textId="28BB6449" w:rsidR="002074A9" w:rsidRPr="009D74DB" w:rsidRDefault="002074A9" w:rsidP="00262518">
            <w:pPr>
              <w:pStyle w:val="ListParagraph"/>
              <w:spacing w:after="0" w:line="360" w:lineRule="auto"/>
              <w:ind w:left="0" w:firstLine="0"/>
              <w:jc w:val="center"/>
              <w:rPr>
                <w:b/>
                <w:bCs/>
              </w:rPr>
            </w:pPr>
            <w:r w:rsidRPr="009D74DB">
              <w:rPr>
                <w:b/>
                <w:bCs/>
              </w:rPr>
              <w:t>Simbol DeMarco dan Yourdan</w:t>
            </w:r>
          </w:p>
        </w:tc>
        <w:tc>
          <w:tcPr>
            <w:tcW w:w="1345" w:type="dxa"/>
            <w:vAlign w:val="center"/>
          </w:tcPr>
          <w:p w14:paraId="3F5E6DB0" w14:textId="305A8BF8" w:rsidR="002074A9" w:rsidRPr="009D74DB" w:rsidRDefault="002074A9" w:rsidP="00262518">
            <w:pPr>
              <w:pStyle w:val="ListParagraph"/>
              <w:spacing w:after="0" w:line="360" w:lineRule="auto"/>
              <w:ind w:left="0" w:firstLine="0"/>
              <w:jc w:val="center"/>
              <w:rPr>
                <w:b/>
                <w:bCs/>
              </w:rPr>
            </w:pPr>
            <w:r w:rsidRPr="009D74DB">
              <w:rPr>
                <w:b/>
                <w:bCs/>
              </w:rPr>
              <w:t>Ketrangan</w:t>
            </w:r>
          </w:p>
        </w:tc>
        <w:tc>
          <w:tcPr>
            <w:tcW w:w="2540" w:type="dxa"/>
            <w:vAlign w:val="center"/>
          </w:tcPr>
          <w:p w14:paraId="24A2D51A" w14:textId="619DD533" w:rsidR="002074A9" w:rsidRPr="009D74DB" w:rsidRDefault="002074A9" w:rsidP="00262518">
            <w:pPr>
              <w:pStyle w:val="ListParagraph"/>
              <w:spacing w:after="0" w:line="360" w:lineRule="auto"/>
              <w:ind w:left="0" w:firstLine="0"/>
              <w:jc w:val="center"/>
              <w:rPr>
                <w:b/>
                <w:bCs/>
              </w:rPr>
            </w:pPr>
            <w:r w:rsidRPr="009D74DB">
              <w:rPr>
                <w:b/>
                <w:bCs/>
              </w:rPr>
              <w:t>Simbol Gane dan Sarson</w:t>
            </w:r>
          </w:p>
        </w:tc>
      </w:tr>
      <w:tr w:rsidR="002074A9" w:rsidRPr="009D74DB" w14:paraId="69875555" w14:textId="77777777" w:rsidTr="00044574">
        <w:trPr>
          <w:trHeight w:val="1520"/>
        </w:trPr>
        <w:tc>
          <w:tcPr>
            <w:tcW w:w="2540" w:type="dxa"/>
          </w:tcPr>
          <w:p w14:paraId="4F48C8BB" w14:textId="5DFD83CC" w:rsidR="002074A9" w:rsidRPr="009D74DB" w:rsidRDefault="002074A9" w:rsidP="00262518">
            <w:pPr>
              <w:pStyle w:val="ListParagraph"/>
              <w:spacing w:after="0" w:line="360" w:lineRule="auto"/>
              <w:ind w:left="0" w:firstLine="0"/>
            </w:pPr>
            <w:r w:rsidRPr="009D74DB">
              <w:rPr>
                <w:noProof/>
              </w:rPr>
              <w:drawing>
                <wp:inline distT="0" distB="0" distL="0" distR="0" wp14:anchorId="61B600D9" wp14:editId="1E4B7993">
                  <wp:extent cx="1447925" cy="548688"/>
                  <wp:effectExtent l="0" t="0" r="0" b="3810"/>
                  <wp:docPr id="206667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72065" name=""/>
                          <pic:cNvPicPr/>
                        </pic:nvPicPr>
                        <pic:blipFill>
                          <a:blip r:embed="rId9"/>
                          <a:stretch>
                            <a:fillRect/>
                          </a:stretch>
                        </pic:blipFill>
                        <pic:spPr>
                          <a:xfrm>
                            <a:off x="0" y="0"/>
                            <a:ext cx="1447925" cy="548688"/>
                          </a:xfrm>
                          <a:prstGeom prst="rect">
                            <a:avLst/>
                          </a:prstGeom>
                        </pic:spPr>
                      </pic:pic>
                    </a:graphicData>
                  </a:graphic>
                </wp:inline>
              </w:drawing>
            </w:r>
          </w:p>
        </w:tc>
        <w:tc>
          <w:tcPr>
            <w:tcW w:w="1345" w:type="dxa"/>
          </w:tcPr>
          <w:p w14:paraId="2C2679D7" w14:textId="77777777" w:rsidR="002074A9" w:rsidRPr="009D74DB" w:rsidRDefault="002074A9" w:rsidP="00262518">
            <w:pPr>
              <w:pStyle w:val="ListParagraph"/>
              <w:spacing w:after="0" w:line="360" w:lineRule="auto"/>
              <w:ind w:left="0" w:firstLine="0"/>
            </w:pPr>
            <w:r w:rsidRPr="009D74DB">
              <w:t xml:space="preserve">Source </w:t>
            </w:r>
          </w:p>
          <w:p w14:paraId="364987C6" w14:textId="5DA55E7B" w:rsidR="002074A9" w:rsidRPr="009D74DB" w:rsidRDefault="002074A9" w:rsidP="00262518">
            <w:pPr>
              <w:pStyle w:val="ListParagraph"/>
              <w:spacing w:after="0" w:line="360" w:lineRule="auto"/>
              <w:ind w:left="0" w:firstLine="0"/>
            </w:pPr>
            <w:r w:rsidRPr="009D74DB">
              <w:t>(Kesatuan Luar)</w:t>
            </w:r>
          </w:p>
        </w:tc>
        <w:tc>
          <w:tcPr>
            <w:tcW w:w="2540" w:type="dxa"/>
          </w:tcPr>
          <w:p w14:paraId="3DEA889A" w14:textId="7B64B003" w:rsidR="002074A9" w:rsidRPr="009D74DB" w:rsidRDefault="002074A9" w:rsidP="00262518">
            <w:pPr>
              <w:pStyle w:val="ListParagraph"/>
              <w:spacing w:after="0" w:line="360" w:lineRule="auto"/>
              <w:ind w:left="0" w:firstLine="0"/>
            </w:pPr>
            <w:r w:rsidRPr="009D74DB">
              <w:rPr>
                <w:noProof/>
              </w:rPr>
              <w:drawing>
                <wp:inline distT="0" distB="0" distL="0" distR="0" wp14:anchorId="60C16D55" wp14:editId="778C34A9">
                  <wp:extent cx="1447925" cy="548688"/>
                  <wp:effectExtent l="0" t="0" r="0" b="3810"/>
                  <wp:docPr id="118599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96348" name=""/>
                          <pic:cNvPicPr/>
                        </pic:nvPicPr>
                        <pic:blipFill>
                          <a:blip r:embed="rId9"/>
                          <a:stretch>
                            <a:fillRect/>
                          </a:stretch>
                        </pic:blipFill>
                        <pic:spPr>
                          <a:xfrm>
                            <a:off x="0" y="0"/>
                            <a:ext cx="1447925" cy="548688"/>
                          </a:xfrm>
                          <a:prstGeom prst="rect">
                            <a:avLst/>
                          </a:prstGeom>
                        </pic:spPr>
                      </pic:pic>
                    </a:graphicData>
                  </a:graphic>
                </wp:inline>
              </w:drawing>
            </w:r>
          </w:p>
        </w:tc>
      </w:tr>
      <w:tr w:rsidR="002074A9" w:rsidRPr="009D74DB" w14:paraId="09302ABC" w14:textId="77777777" w:rsidTr="00044574">
        <w:trPr>
          <w:trHeight w:val="1687"/>
        </w:trPr>
        <w:tc>
          <w:tcPr>
            <w:tcW w:w="2540" w:type="dxa"/>
          </w:tcPr>
          <w:p w14:paraId="07E19279" w14:textId="0FAF9601" w:rsidR="002074A9" w:rsidRPr="009D74DB" w:rsidRDefault="002074A9" w:rsidP="00262518">
            <w:pPr>
              <w:pStyle w:val="ListParagraph"/>
              <w:spacing w:after="0" w:line="360" w:lineRule="auto"/>
              <w:ind w:left="594" w:firstLine="0"/>
            </w:pPr>
            <w:r w:rsidRPr="009D74DB">
              <w:rPr>
                <w:noProof/>
              </w:rPr>
              <w:drawing>
                <wp:inline distT="0" distB="0" distL="0" distR="0" wp14:anchorId="5E1A7044" wp14:editId="3751BA9E">
                  <wp:extent cx="769687" cy="739204"/>
                  <wp:effectExtent l="0" t="0" r="0" b="3810"/>
                  <wp:docPr id="8667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262" name=""/>
                          <pic:cNvPicPr/>
                        </pic:nvPicPr>
                        <pic:blipFill>
                          <a:blip r:embed="rId10"/>
                          <a:stretch>
                            <a:fillRect/>
                          </a:stretch>
                        </pic:blipFill>
                        <pic:spPr>
                          <a:xfrm>
                            <a:off x="0" y="0"/>
                            <a:ext cx="769687" cy="739204"/>
                          </a:xfrm>
                          <a:prstGeom prst="rect">
                            <a:avLst/>
                          </a:prstGeom>
                        </pic:spPr>
                      </pic:pic>
                    </a:graphicData>
                  </a:graphic>
                </wp:inline>
              </w:drawing>
            </w:r>
          </w:p>
        </w:tc>
        <w:tc>
          <w:tcPr>
            <w:tcW w:w="1345" w:type="dxa"/>
          </w:tcPr>
          <w:p w14:paraId="73BCD158" w14:textId="7082748B" w:rsidR="002074A9" w:rsidRPr="009D74DB" w:rsidRDefault="002074A9" w:rsidP="00262518">
            <w:pPr>
              <w:pStyle w:val="ListParagraph"/>
              <w:spacing w:after="0" w:line="360" w:lineRule="auto"/>
              <w:ind w:left="0" w:firstLine="0"/>
            </w:pPr>
            <w:r w:rsidRPr="009D74DB">
              <w:t>Proses</w:t>
            </w:r>
          </w:p>
        </w:tc>
        <w:tc>
          <w:tcPr>
            <w:tcW w:w="2540" w:type="dxa"/>
          </w:tcPr>
          <w:p w14:paraId="2DB80F50" w14:textId="14574883" w:rsidR="002074A9" w:rsidRPr="009D74DB" w:rsidRDefault="002074A9" w:rsidP="00262518">
            <w:pPr>
              <w:pStyle w:val="ListParagraph"/>
              <w:spacing w:after="0" w:line="360" w:lineRule="auto"/>
              <w:ind w:left="568" w:firstLine="0"/>
            </w:pPr>
            <w:r w:rsidRPr="009D74DB">
              <w:rPr>
                <w:noProof/>
              </w:rPr>
              <w:drawing>
                <wp:inline distT="0" distB="0" distL="0" distR="0" wp14:anchorId="7385921E" wp14:editId="66438281">
                  <wp:extent cx="807790" cy="739204"/>
                  <wp:effectExtent l="0" t="0" r="0" b="3810"/>
                  <wp:docPr id="19550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5383" name=""/>
                          <pic:cNvPicPr/>
                        </pic:nvPicPr>
                        <pic:blipFill>
                          <a:blip r:embed="rId11"/>
                          <a:stretch>
                            <a:fillRect/>
                          </a:stretch>
                        </pic:blipFill>
                        <pic:spPr>
                          <a:xfrm>
                            <a:off x="0" y="0"/>
                            <a:ext cx="807790" cy="739204"/>
                          </a:xfrm>
                          <a:prstGeom prst="rect">
                            <a:avLst/>
                          </a:prstGeom>
                        </pic:spPr>
                      </pic:pic>
                    </a:graphicData>
                  </a:graphic>
                </wp:inline>
              </w:drawing>
            </w:r>
          </w:p>
        </w:tc>
      </w:tr>
      <w:tr w:rsidR="002074A9" w:rsidRPr="009D74DB" w14:paraId="217E9BCA" w14:textId="77777777" w:rsidTr="00044574">
        <w:trPr>
          <w:trHeight w:val="1079"/>
        </w:trPr>
        <w:tc>
          <w:tcPr>
            <w:tcW w:w="2540" w:type="dxa"/>
          </w:tcPr>
          <w:p w14:paraId="17E42A64" w14:textId="0167C675" w:rsidR="002074A9" w:rsidRPr="009D74DB" w:rsidRDefault="002074A9" w:rsidP="00262518">
            <w:pPr>
              <w:pStyle w:val="ListParagraph"/>
              <w:spacing w:after="0" w:line="360" w:lineRule="auto"/>
              <w:ind w:left="0" w:firstLine="0"/>
            </w:pPr>
            <w:r w:rsidRPr="009D74DB">
              <w:rPr>
                <w:noProof/>
              </w:rPr>
              <w:drawing>
                <wp:inline distT="0" distB="0" distL="0" distR="0" wp14:anchorId="053534C6" wp14:editId="6536413B">
                  <wp:extent cx="1493649" cy="457240"/>
                  <wp:effectExtent l="0" t="0" r="0" b="0"/>
                  <wp:docPr id="92596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61162" name=""/>
                          <pic:cNvPicPr/>
                        </pic:nvPicPr>
                        <pic:blipFill>
                          <a:blip r:embed="rId12"/>
                          <a:stretch>
                            <a:fillRect/>
                          </a:stretch>
                        </pic:blipFill>
                        <pic:spPr>
                          <a:xfrm>
                            <a:off x="0" y="0"/>
                            <a:ext cx="1493649" cy="457240"/>
                          </a:xfrm>
                          <a:prstGeom prst="rect">
                            <a:avLst/>
                          </a:prstGeom>
                        </pic:spPr>
                      </pic:pic>
                    </a:graphicData>
                  </a:graphic>
                </wp:inline>
              </w:drawing>
            </w:r>
          </w:p>
        </w:tc>
        <w:tc>
          <w:tcPr>
            <w:tcW w:w="1345" w:type="dxa"/>
          </w:tcPr>
          <w:p w14:paraId="6EB6F68D" w14:textId="77777777" w:rsidR="002074A9" w:rsidRPr="009D74DB" w:rsidRDefault="002074A9" w:rsidP="00262518">
            <w:pPr>
              <w:pStyle w:val="ListParagraph"/>
              <w:spacing w:after="0" w:line="360" w:lineRule="auto"/>
              <w:ind w:left="0" w:firstLine="0"/>
            </w:pPr>
            <w:r w:rsidRPr="009D74DB">
              <w:rPr>
                <w:i/>
                <w:iCs/>
              </w:rPr>
              <w:t>Data Flow</w:t>
            </w:r>
          </w:p>
          <w:p w14:paraId="273B0BBB" w14:textId="40487FA9" w:rsidR="002074A9" w:rsidRPr="009D74DB" w:rsidRDefault="002074A9" w:rsidP="00262518">
            <w:pPr>
              <w:pStyle w:val="ListParagraph"/>
              <w:spacing w:after="0" w:line="360" w:lineRule="auto"/>
              <w:ind w:left="0" w:firstLine="0"/>
            </w:pPr>
            <w:r w:rsidRPr="009D74DB">
              <w:t>(Arus Data)</w:t>
            </w:r>
          </w:p>
        </w:tc>
        <w:tc>
          <w:tcPr>
            <w:tcW w:w="2540" w:type="dxa"/>
          </w:tcPr>
          <w:p w14:paraId="1F3DD0C3" w14:textId="1A8BC584" w:rsidR="002074A9" w:rsidRPr="009D74DB" w:rsidRDefault="002074A9" w:rsidP="00262518">
            <w:pPr>
              <w:pStyle w:val="ListParagraph"/>
              <w:spacing w:after="0" w:line="360" w:lineRule="auto"/>
              <w:ind w:left="0" w:firstLine="0"/>
            </w:pPr>
            <w:r w:rsidRPr="009D74DB">
              <w:rPr>
                <w:noProof/>
              </w:rPr>
              <w:drawing>
                <wp:inline distT="0" distB="0" distL="0" distR="0" wp14:anchorId="7F251771" wp14:editId="4D01369F">
                  <wp:extent cx="1493649" cy="457240"/>
                  <wp:effectExtent l="0" t="0" r="0" b="0"/>
                  <wp:docPr id="21394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7638" name=""/>
                          <pic:cNvPicPr/>
                        </pic:nvPicPr>
                        <pic:blipFill>
                          <a:blip r:embed="rId12"/>
                          <a:stretch>
                            <a:fillRect/>
                          </a:stretch>
                        </pic:blipFill>
                        <pic:spPr>
                          <a:xfrm>
                            <a:off x="0" y="0"/>
                            <a:ext cx="1493649" cy="457240"/>
                          </a:xfrm>
                          <a:prstGeom prst="rect">
                            <a:avLst/>
                          </a:prstGeom>
                        </pic:spPr>
                      </pic:pic>
                    </a:graphicData>
                  </a:graphic>
                </wp:inline>
              </w:drawing>
            </w:r>
          </w:p>
        </w:tc>
      </w:tr>
      <w:tr w:rsidR="002074A9" w:rsidRPr="009D74DB" w14:paraId="071DBACF" w14:textId="77777777" w:rsidTr="00044574">
        <w:trPr>
          <w:trHeight w:val="1080"/>
        </w:trPr>
        <w:tc>
          <w:tcPr>
            <w:tcW w:w="2540" w:type="dxa"/>
          </w:tcPr>
          <w:p w14:paraId="112B4AC9" w14:textId="7E16D8CE" w:rsidR="002074A9" w:rsidRPr="009D74DB" w:rsidRDefault="002074A9" w:rsidP="00262518">
            <w:pPr>
              <w:pStyle w:val="ListParagraph"/>
              <w:spacing w:after="0" w:line="360" w:lineRule="auto"/>
              <w:ind w:left="0" w:firstLine="0"/>
            </w:pPr>
            <w:r w:rsidRPr="009D74DB">
              <w:rPr>
                <w:noProof/>
              </w:rPr>
              <w:drawing>
                <wp:inline distT="0" distB="0" distL="0" distR="0" wp14:anchorId="4D885B9C" wp14:editId="032F446B">
                  <wp:extent cx="1486029" cy="472481"/>
                  <wp:effectExtent l="0" t="0" r="0" b="3810"/>
                  <wp:docPr id="199328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89267" name=""/>
                          <pic:cNvPicPr/>
                        </pic:nvPicPr>
                        <pic:blipFill>
                          <a:blip r:embed="rId13"/>
                          <a:stretch>
                            <a:fillRect/>
                          </a:stretch>
                        </pic:blipFill>
                        <pic:spPr>
                          <a:xfrm>
                            <a:off x="0" y="0"/>
                            <a:ext cx="1486029" cy="472481"/>
                          </a:xfrm>
                          <a:prstGeom prst="rect">
                            <a:avLst/>
                          </a:prstGeom>
                        </pic:spPr>
                      </pic:pic>
                    </a:graphicData>
                  </a:graphic>
                </wp:inline>
              </w:drawing>
            </w:r>
          </w:p>
        </w:tc>
        <w:tc>
          <w:tcPr>
            <w:tcW w:w="1345" w:type="dxa"/>
          </w:tcPr>
          <w:p w14:paraId="5DD46503" w14:textId="77777777" w:rsidR="002074A9" w:rsidRPr="009D74DB" w:rsidRDefault="002074A9" w:rsidP="00262518">
            <w:pPr>
              <w:pStyle w:val="ListParagraph"/>
              <w:spacing w:after="0" w:line="360" w:lineRule="auto"/>
              <w:ind w:left="0" w:firstLine="0"/>
              <w:rPr>
                <w:i/>
                <w:iCs/>
              </w:rPr>
            </w:pPr>
            <w:r w:rsidRPr="009D74DB">
              <w:rPr>
                <w:i/>
                <w:iCs/>
              </w:rPr>
              <w:t>Data Store</w:t>
            </w:r>
          </w:p>
          <w:p w14:paraId="44E0AF8D" w14:textId="6BB32580" w:rsidR="002074A9" w:rsidRPr="009D74DB" w:rsidRDefault="002074A9" w:rsidP="00262518">
            <w:pPr>
              <w:pStyle w:val="ListParagraph"/>
              <w:spacing w:after="0" w:line="360" w:lineRule="auto"/>
              <w:ind w:left="0" w:firstLine="0"/>
            </w:pPr>
            <w:r w:rsidRPr="009D74DB">
              <w:t>(Simpanan Data)</w:t>
            </w:r>
          </w:p>
        </w:tc>
        <w:tc>
          <w:tcPr>
            <w:tcW w:w="2540" w:type="dxa"/>
          </w:tcPr>
          <w:p w14:paraId="7ABB8657" w14:textId="652DF5FF" w:rsidR="002074A9" w:rsidRPr="009D74DB" w:rsidRDefault="002074A9" w:rsidP="00262518">
            <w:pPr>
              <w:pStyle w:val="ListParagraph"/>
              <w:spacing w:after="0" w:line="360" w:lineRule="auto"/>
              <w:ind w:left="0" w:firstLine="0"/>
            </w:pPr>
            <w:r w:rsidRPr="009D74DB">
              <w:rPr>
                <w:noProof/>
              </w:rPr>
              <w:drawing>
                <wp:inline distT="0" distB="0" distL="0" distR="0" wp14:anchorId="2F432A21" wp14:editId="3EB3FC72">
                  <wp:extent cx="1486029" cy="472481"/>
                  <wp:effectExtent l="0" t="0" r="0" b="3810"/>
                  <wp:docPr id="206383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38877" name=""/>
                          <pic:cNvPicPr/>
                        </pic:nvPicPr>
                        <pic:blipFill>
                          <a:blip r:embed="rId14"/>
                          <a:stretch>
                            <a:fillRect/>
                          </a:stretch>
                        </pic:blipFill>
                        <pic:spPr>
                          <a:xfrm>
                            <a:off x="0" y="0"/>
                            <a:ext cx="1486029" cy="472481"/>
                          </a:xfrm>
                          <a:prstGeom prst="rect">
                            <a:avLst/>
                          </a:prstGeom>
                        </pic:spPr>
                      </pic:pic>
                    </a:graphicData>
                  </a:graphic>
                </wp:inline>
              </w:drawing>
            </w:r>
          </w:p>
        </w:tc>
      </w:tr>
    </w:tbl>
    <w:p w14:paraId="4EB52091" w14:textId="77777777" w:rsidR="00001FAB" w:rsidRPr="009D74DB" w:rsidRDefault="00001FAB" w:rsidP="00262518">
      <w:pPr>
        <w:spacing w:after="0" w:line="360" w:lineRule="auto"/>
        <w:ind w:left="0" w:firstLine="0"/>
      </w:pPr>
    </w:p>
    <w:tbl>
      <w:tblPr>
        <w:tblStyle w:val="TableGrid0"/>
        <w:tblW w:w="0" w:type="auto"/>
        <w:tblInd w:w="14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41"/>
        <w:gridCol w:w="2419"/>
        <w:gridCol w:w="2041"/>
      </w:tblGrid>
      <w:tr w:rsidR="00996842" w:rsidRPr="009D74DB" w14:paraId="0AA8D10C" w14:textId="77777777" w:rsidTr="00001FAB">
        <w:trPr>
          <w:trHeight w:val="593"/>
        </w:trPr>
        <w:tc>
          <w:tcPr>
            <w:tcW w:w="2045" w:type="dxa"/>
            <w:vAlign w:val="center"/>
          </w:tcPr>
          <w:p w14:paraId="4A988033" w14:textId="15202E83" w:rsidR="00996842" w:rsidRPr="009D74DB" w:rsidRDefault="00996842" w:rsidP="00262518">
            <w:pPr>
              <w:pStyle w:val="ListParagraph"/>
              <w:spacing w:after="0" w:line="360" w:lineRule="auto"/>
              <w:ind w:left="0" w:firstLine="0"/>
              <w:jc w:val="center"/>
              <w:rPr>
                <w:b/>
                <w:bCs/>
              </w:rPr>
            </w:pPr>
            <w:r w:rsidRPr="009D74DB">
              <w:rPr>
                <w:b/>
                <w:bCs/>
              </w:rPr>
              <w:t>Simbol DeMarco &amp; Yourdan</w:t>
            </w:r>
          </w:p>
        </w:tc>
        <w:tc>
          <w:tcPr>
            <w:tcW w:w="2421" w:type="dxa"/>
            <w:vAlign w:val="center"/>
          </w:tcPr>
          <w:p w14:paraId="577B0914" w14:textId="40762860" w:rsidR="00996842" w:rsidRPr="009D74DB" w:rsidRDefault="00996842" w:rsidP="00262518">
            <w:pPr>
              <w:pStyle w:val="ListParagraph"/>
              <w:spacing w:after="0" w:line="360" w:lineRule="auto"/>
              <w:ind w:left="0" w:firstLine="0"/>
              <w:jc w:val="center"/>
              <w:rPr>
                <w:b/>
                <w:bCs/>
              </w:rPr>
            </w:pPr>
            <w:r w:rsidRPr="009D74DB">
              <w:rPr>
                <w:b/>
                <w:bCs/>
              </w:rPr>
              <w:t>Keterangan Simbol</w:t>
            </w:r>
          </w:p>
        </w:tc>
        <w:tc>
          <w:tcPr>
            <w:tcW w:w="2045" w:type="dxa"/>
            <w:vAlign w:val="center"/>
          </w:tcPr>
          <w:p w14:paraId="26183B54" w14:textId="19A5937E" w:rsidR="00996842" w:rsidRPr="009D74DB" w:rsidRDefault="00996842" w:rsidP="00262518">
            <w:pPr>
              <w:pStyle w:val="ListParagraph"/>
              <w:spacing w:after="0" w:line="360" w:lineRule="auto"/>
              <w:ind w:left="0" w:firstLine="0"/>
              <w:jc w:val="center"/>
              <w:rPr>
                <w:b/>
                <w:bCs/>
              </w:rPr>
            </w:pPr>
            <w:r w:rsidRPr="009D74DB">
              <w:rPr>
                <w:b/>
                <w:bCs/>
              </w:rPr>
              <w:t>Simbol Gane &amp; Sarson</w:t>
            </w:r>
          </w:p>
        </w:tc>
      </w:tr>
      <w:tr w:rsidR="00996842" w:rsidRPr="009D74DB" w14:paraId="74EF9582" w14:textId="77777777" w:rsidTr="00001FAB">
        <w:tc>
          <w:tcPr>
            <w:tcW w:w="2045" w:type="dxa"/>
            <w:vAlign w:val="center"/>
          </w:tcPr>
          <w:p w14:paraId="0968706F" w14:textId="48ABDCE5" w:rsidR="00996842" w:rsidRPr="009D74DB" w:rsidRDefault="00996842" w:rsidP="00262518">
            <w:pPr>
              <w:pStyle w:val="ListParagraph"/>
              <w:spacing w:after="0" w:line="360" w:lineRule="auto"/>
              <w:ind w:left="0" w:firstLine="0"/>
              <w:jc w:val="center"/>
            </w:pPr>
            <w:r w:rsidRPr="009D74DB">
              <w:t>Lingkaran (</w:t>
            </w:r>
            <w:r w:rsidRPr="009D74DB">
              <w:rPr>
                <w:i/>
                <w:iCs/>
              </w:rPr>
              <w:t>Circle</w:t>
            </w:r>
            <w:r w:rsidRPr="009D74DB">
              <w:t>)</w:t>
            </w:r>
          </w:p>
        </w:tc>
        <w:tc>
          <w:tcPr>
            <w:tcW w:w="2421" w:type="dxa"/>
            <w:vAlign w:val="center"/>
          </w:tcPr>
          <w:p w14:paraId="36D15A8A" w14:textId="77777777" w:rsidR="00996842" w:rsidRPr="009D74DB" w:rsidRDefault="00996842" w:rsidP="00262518">
            <w:pPr>
              <w:pStyle w:val="ListParagraph"/>
              <w:spacing w:after="0" w:line="360" w:lineRule="auto"/>
              <w:ind w:left="0" w:firstLine="0"/>
              <w:jc w:val="center"/>
              <w:rPr>
                <w:lang w:val="sv-SE"/>
              </w:rPr>
            </w:pPr>
            <w:r w:rsidRPr="009D74DB">
              <w:rPr>
                <w:lang w:val="sv-SE"/>
              </w:rPr>
              <w:t>Proses (</w:t>
            </w:r>
            <w:r w:rsidRPr="009D74DB">
              <w:rPr>
                <w:i/>
                <w:iCs/>
                <w:lang w:val="sv-SE"/>
              </w:rPr>
              <w:t>Process</w:t>
            </w:r>
            <w:r w:rsidRPr="009D74DB">
              <w:rPr>
                <w:lang w:val="sv-SE"/>
              </w:rPr>
              <w:t>):</w:t>
            </w:r>
          </w:p>
          <w:p w14:paraId="06AE1936" w14:textId="4F572F33" w:rsidR="00996842" w:rsidRPr="009D74DB" w:rsidRDefault="00996842" w:rsidP="00262518">
            <w:pPr>
              <w:pStyle w:val="ListParagraph"/>
              <w:spacing w:after="0" w:line="360" w:lineRule="auto"/>
              <w:ind w:left="0" w:firstLine="0"/>
              <w:jc w:val="center"/>
              <w:rPr>
                <w:lang w:val="sv-SE"/>
              </w:rPr>
            </w:pPr>
            <w:r w:rsidRPr="009D74DB">
              <w:rPr>
                <w:lang w:val="sv-SE"/>
              </w:rPr>
              <w:t xml:space="preserve">Menunjukkan transformasi data </w:t>
            </w:r>
            <w:r w:rsidRPr="009D74DB">
              <w:rPr>
                <w:i/>
                <w:iCs/>
                <w:lang w:val="sv-SE"/>
              </w:rPr>
              <w:t xml:space="preserve">input </w:t>
            </w:r>
            <w:r w:rsidRPr="009D74DB">
              <w:rPr>
                <w:lang w:val="sv-SE"/>
              </w:rPr>
              <w:t xml:space="preserve">menjadi </w:t>
            </w:r>
            <w:r w:rsidRPr="009D74DB">
              <w:rPr>
                <w:i/>
                <w:iCs/>
                <w:lang w:val="sv-SE"/>
              </w:rPr>
              <w:t>output.</w:t>
            </w:r>
          </w:p>
        </w:tc>
        <w:tc>
          <w:tcPr>
            <w:tcW w:w="2045" w:type="dxa"/>
            <w:vAlign w:val="center"/>
          </w:tcPr>
          <w:p w14:paraId="6009D9A6" w14:textId="3E4D3FE6" w:rsidR="00996842" w:rsidRPr="009D74DB" w:rsidRDefault="00996842" w:rsidP="00262518">
            <w:pPr>
              <w:pStyle w:val="ListParagraph"/>
              <w:spacing w:after="0" w:line="360" w:lineRule="auto"/>
              <w:ind w:left="0" w:firstLine="0"/>
              <w:jc w:val="center"/>
            </w:pPr>
            <w:r w:rsidRPr="009D74DB">
              <w:t>Persegi Panjang dengan Sudut Tumpul (</w:t>
            </w:r>
            <w:r w:rsidRPr="009D74DB">
              <w:rPr>
                <w:i/>
                <w:iCs/>
              </w:rPr>
              <w:t>Rounded Rectangle</w:t>
            </w:r>
            <w:r w:rsidRPr="009D74DB">
              <w:t>)</w:t>
            </w:r>
          </w:p>
        </w:tc>
      </w:tr>
      <w:tr w:rsidR="00996842" w:rsidRPr="009D74DB" w14:paraId="0B4DFB2A" w14:textId="77777777" w:rsidTr="00001FAB">
        <w:tc>
          <w:tcPr>
            <w:tcW w:w="2045" w:type="dxa"/>
            <w:vAlign w:val="center"/>
          </w:tcPr>
          <w:p w14:paraId="2647A51F" w14:textId="6185554F" w:rsidR="00996842" w:rsidRPr="009D74DB" w:rsidRDefault="00996842" w:rsidP="00262518">
            <w:pPr>
              <w:pStyle w:val="ListParagraph"/>
              <w:spacing w:after="0" w:line="360" w:lineRule="auto"/>
              <w:ind w:left="0" w:firstLine="0"/>
              <w:jc w:val="center"/>
            </w:pPr>
            <w:r w:rsidRPr="009D74DB">
              <w:t>Persegi Panjang (</w:t>
            </w:r>
            <w:r w:rsidRPr="009D74DB">
              <w:rPr>
                <w:i/>
                <w:iCs/>
              </w:rPr>
              <w:t>Rectangle</w:t>
            </w:r>
            <w:r w:rsidRPr="009D74DB">
              <w:t>)</w:t>
            </w:r>
          </w:p>
        </w:tc>
        <w:tc>
          <w:tcPr>
            <w:tcW w:w="2421" w:type="dxa"/>
            <w:vAlign w:val="center"/>
          </w:tcPr>
          <w:p w14:paraId="6069435C" w14:textId="77777777" w:rsidR="00996842" w:rsidRPr="009D74DB" w:rsidRDefault="00996842" w:rsidP="00262518">
            <w:pPr>
              <w:pStyle w:val="ListParagraph"/>
              <w:spacing w:after="0" w:line="360" w:lineRule="auto"/>
              <w:ind w:left="0" w:firstLine="0"/>
              <w:jc w:val="left"/>
            </w:pPr>
            <w:r w:rsidRPr="009D74DB">
              <w:t>Entitas Luar (</w:t>
            </w:r>
            <w:r w:rsidRPr="009D74DB">
              <w:rPr>
                <w:i/>
                <w:iCs/>
              </w:rPr>
              <w:t>External Entity / Terminator/Source</w:t>
            </w:r>
            <w:r w:rsidRPr="009D74DB">
              <w:t>):</w:t>
            </w:r>
          </w:p>
          <w:p w14:paraId="25966AB5" w14:textId="0CAE42CE" w:rsidR="00996842" w:rsidRPr="009D74DB" w:rsidRDefault="00996842" w:rsidP="00262518">
            <w:pPr>
              <w:pStyle w:val="ListParagraph"/>
              <w:spacing w:after="0" w:line="360" w:lineRule="auto"/>
              <w:ind w:left="0" w:firstLine="0"/>
              <w:jc w:val="left"/>
            </w:pPr>
            <w:r w:rsidRPr="009D74DB">
              <w:t xml:space="preserve">Sumber </w:t>
            </w:r>
            <w:r w:rsidRPr="009D74DB">
              <w:rPr>
                <w:i/>
                <w:iCs/>
              </w:rPr>
              <w:t>input</w:t>
            </w:r>
            <w:r w:rsidRPr="009D74DB">
              <w:t xml:space="preserve"> atau tujuan akhir </w:t>
            </w:r>
            <w:r w:rsidRPr="009D74DB">
              <w:rPr>
                <w:i/>
                <w:iCs/>
              </w:rPr>
              <w:t xml:space="preserve">output </w:t>
            </w:r>
            <w:r w:rsidRPr="009D74DB">
              <w:t>data.</w:t>
            </w:r>
          </w:p>
        </w:tc>
        <w:tc>
          <w:tcPr>
            <w:tcW w:w="2045" w:type="dxa"/>
            <w:vAlign w:val="center"/>
          </w:tcPr>
          <w:p w14:paraId="1688706E" w14:textId="13EBE5FB" w:rsidR="00996842" w:rsidRPr="009D74DB" w:rsidRDefault="00996842" w:rsidP="00262518">
            <w:pPr>
              <w:pStyle w:val="ListParagraph"/>
              <w:spacing w:after="0" w:line="360" w:lineRule="auto"/>
              <w:ind w:left="0" w:firstLine="0"/>
              <w:jc w:val="left"/>
            </w:pPr>
            <w:r w:rsidRPr="009D74DB">
              <w:t>Persegi Panjang (</w:t>
            </w:r>
            <w:r w:rsidRPr="009D74DB">
              <w:rPr>
                <w:i/>
                <w:iCs/>
              </w:rPr>
              <w:t>Rectangle</w:t>
            </w:r>
            <w:r w:rsidRPr="009D74DB">
              <w:t>)</w:t>
            </w:r>
          </w:p>
        </w:tc>
      </w:tr>
      <w:tr w:rsidR="00996842" w:rsidRPr="009D74DB" w14:paraId="6A450FD0" w14:textId="77777777" w:rsidTr="00001FAB">
        <w:tc>
          <w:tcPr>
            <w:tcW w:w="2045" w:type="dxa"/>
            <w:vAlign w:val="center"/>
          </w:tcPr>
          <w:p w14:paraId="49A92D82" w14:textId="5519CB10" w:rsidR="00996842" w:rsidRPr="009D74DB" w:rsidRDefault="00996842" w:rsidP="00262518">
            <w:pPr>
              <w:pStyle w:val="ListParagraph"/>
              <w:spacing w:after="0" w:line="360" w:lineRule="auto"/>
              <w:ind w:left="0" w:firstLine="0"/>
              <w:jc w:val="center"/>
            </w:pPr>
            <w:r w:rsidRPr="009D74DB">
              <w:t>Garis Berpanah (</w:t>
            </w:r>
            <w:r w:rsidRPr="009D74DB">
              <w:rPr>
                <w:i/>
                <w:iCs/>
              </w:rPr>
              <w:t>Arrow Line</w:t>
            </w:r>
            <w:r w:rsidRPr="009D74DB">
              <w:t>)</w:t>
            </w:r>
          </w:p>
        </w:tc>
        <w:tc>
          <w:tcPr>
            <w:tcW w:w="2421" w:type="dxa"/>
            <w:vAlign w:val="center"/>
          </w:tcPr>
          <w:p w14:paraId="7446CCE7" w14:textId="77777777" w:rsidR="00996842" w:rsidRPr="009D74DB" w:rsidRDefault="00996842" w:rsidP="00262518">
            <w:pPr>
              <w:pStyle w:val="ListParagraph"/>
              <w:spacing w:after="0" w:line="360" w:lineRule="auto"/>
              <w:ind w:left="0" w:firstLine="0"/>
              <w:jc w:val="left"/>
            </w:pPr>
            <w:r w:rsidRPr="009D74DB">
              <w:t>Arus Data (</w:t>
            </w:r>
            <w:r w:rsidRPr="009D74DB">
              <w:rPr>
                <w:i/>
                <w:iCs/>
              </w:rPr>
              <w:t>Data Flow</w:t>
            </w:r>
            <w:r w:rsidRPr="009D74DB">
              <w:t>):</w:t>
            </w:r>
          </w:p>
          <w:p w14:paraId="7A43B75A" w14:textId="0A4760FA" w:rsidR="00996842" w:rsidRPr="009D74DB" w:rsidRDefault="00996842" w:rsidP="00262518">
            <w:pPr>
              <w:pStyle w:val="ListParagraph"/>
              <w:spacing w:after="0" w:line="360" w:lineRule="auto"/>
              <w:ind w:left="0" w:firstLine="0"/>
              <w:jc w:val="left"/>
            </w:pPr>
            <w:r w:rsidRPr="009D74DB">
              <w:t xml:space="preserve">Menunjukkan arah aliran data dalam </w:t>
            </w:r>
            <w:r w:rsidRPr="009D74DB">
              <w:rPr>
                <w:i/>
                <w:iCs/>
              </w:rPr>
              <w:t>system</w:t>
            </w:r>
            <w:r w:rsidRPr="009D74DB">
              <w:t>.</w:t>
            </w:r>
          </w:p>
        </w:tc>
        <w:tc>
          <w:tcPr>
            <w:tcW w:w="2045" w:type="dxa"/>
            <w:vAlign w:val="center"/>
          </w:tcPr>
          <w:p w14:paraId="12DE03D0" w14:textId="246B75D1" w:rsidR="00996842" w:rsidRPr="009D74DB" w:rsidRDefault="00996842" w:rsidP="00262518">
            <w:pPr>
              <w:pStyle w:val="ListParagraph"/>
              <w:spacing w:after="0" w:line="360" w:lineRule="auto"/>
              <w:ind w:left="0" w:firstLine="0"/>
              <w:jc w:val="left"/>
            </w:pPr>
            <w:r w:rsidRPr="009D74DB">
              <w:t>Garis Berpanah (</w:t>
            </w:r>
            <w:r w:rsidRPr="009D74DB">
              <w:rPr>
                <w:i/>
                <w:iCs/>
              </w:rPr>
              <w:t>Arrow Line</w:t>
            </w:r>
            <w:r w:rsidRPr="009D74DB">
              <w:t>)</w:t>
            </w:r>
          </w:p>
        </w:tc>
      </w:tr>
      <w:tr w:rsidR="00996842" w:rsidRPr="009D74DB" w14:paraId="400379AB" w14:textId="77777777" w:rsidTr="00001FAB">
        <w:tc>
          <w:tcPr>
            <w:tcW w:w="2045" w:type="dxa"/>
            <w:vAlign w:val="center"/>
          </w:tcPr>
          <w:p w14:paraId="767C82D0" w14:textId="1B8B7A4B" w:rsidR="00996842" w:rsidRPr="009D74DB" w:rsidRDefault="00996842" w:rsidP="00262518">
            <w:pPr>
              <w:pStyle w:val="ListParagraph"/>
              <w:spacing w:after="0" w:line="360" w:lineRule="auto"/>
              <w:ind w:left="0" w:firstLine="0"/>
              <w:jc w:val="center"/>
            </w:pPr>
            <w:r w:rsidRPr="009D74DB">
              <w:t>Garis Sejajar Ganda (</w:t>
            </w:r>
            <w:r w:rsidRPr="009D74DB">
              <w:rPr>
                <w:i/>
                <w:iCs/>
              </w:rPr>
              <w:t>Double Parallel Lines</w:t>
            </w:r>
            <w:r w:rsidRPr="009D74DB">
              <w:t>)</w:t>
            </w:r>
          </w:p>
        </w:tc>
        <w:tc>
          <w:tcPr>
            <w:tcW w:w="2421" w:type="dxa"/>
            <w:vAlign w:val="center"/>
          </w:tcPr>
          <w:p w14:paraId="6CD01344" w14:textId="77777777" w:rsidR="00996842" w:rsidRPr="009D74DB" w:rsidRDefault="00996842" w:rsidP="00262518">
            <w:pPr>
              <w:pStyle w:val="ListParagraph"/>
              <w:spacing w:after="0" w:line="360" w:lineRule="auto"/>
              <w:ind w:left="0" w:firstLine="0"/>
              <w:jc w:val="left"/>
              <w:rPr>
                <w:lang w:val="it-IT"/>
              </w:rPr>
            </w:pPr>
            <w:r w:rsidRPr="009D74DB">
              <w:rPr>
                <w:lang w:val="it-IT"/>
              </w:rPr>
              <w:t>Simpanan Data (</w:t>
            </w:r>
            <w:r w:rsidRPr="009D74DB">
              <w:rPr>
                <w:i/>
                <w:iCs/>
                <w:lang w:val="it-IT"/>
              </w:rPr>
              <w:t>Data Store</w:t>
            </w:r>
            <w:r w:rsidRPr="009D74DB">
              <w:rPr>
                <w:lang w:val="it-IT"/>
              </w:rPr>
              <w:t>):</w:t>
            </w:r>
          </w:p>
          <w:p w14:paraId="21B3671E" w14:textId="581CC06A" w:rsidR="00996842" w:rsidRPr="009D74DB" w:rsidRDefault="00996842" w:rsidP="00262518">
            <w:pPr>
              <w:pStyle w:val="ListParagraph"/>
              <w:spacing w:after="0" w:line="360" w:lineRule="auto"/>
              <w:ind w:left="0" w:firstLine="0"/>
              <w:jc w:val="left"/>
              <w:rPr>
                <w:lang w:val="it-IT"/>
              </w:rPr>
            </w:pPr>
            <w:r w:rsidRPr="009D74DB">
              <w:rPr>
                <w:lang w:val="it-IT"/>
              </w:rPr>
              <w:t>Tempat data disimpan secara logis.</w:t>
            </w:r>
          </w:p>
        </w:tc>
        <w:tc>
          <w:tcPr>
            <w:tcW w:w="2045" w:type="dxa"/>
            <w:vAlign w:val="center"/>
          </w:tcPr>
          <w:p w14:paraId="7A879F9E" w14:textId="07ABCBC0" w:rsidR="00996842" w:rsidRPr="009D74DB" w:rsidRDefault="00996842" w:rsidP="00262518">
            <w:pPr>
              <w:pStyle w:val="ListParagraph"/>
              <w:spacing w:after="0" w:line="360" w:lineRule="auto"/>
              <w:ind w:left="0" w:firstLine="0"/>
              <w:jc w:val="left"/>
              <w:rPr>
                <w:lang w:val="sv-SE"/>
              </w:rPr>
            </w:pPr>
            <w:r w:rsidRPr="009D74DB">
              <w:rPr>
                <w:lang w:val="sv-SE"/>
              </w:rPr>
              <w:t>Persegi Panjang Terbuka Ujung Kanan (</w:t>
            </w:r>
            <w:r w:rsidRPr="009D74DB">
              <w:rPr>
                <w:i/>
                <w:iCs/>
                <w:lang w:val="sv-SE"/>
              </w:rPr>
              <w:t>Open-ended-Rectangle</w:t>
            </w:r>
            <w:r w:rsidRPr="009D74DB">
              <w:rPr>
                <w:lang w:val="sv-SE"/>
              </w:rPr>
              <w:t>)</w:t>
            </w:r>
          </w:p>
        </w:tc>
      </w:tr>
    </w:tbl>
    <w:p w14:paraId="55D913C4" w14:textId="74AF0717" w:rsidR="009B2190" w:rsidRPr="009D74DB" w:rsidRDefault="009B2190" w:rsidP="00262518">
      <w:pPr>
        <w:pStyle w:val="ListParagraph"/>
        <w:numPr>
          <w:ilvl w:val="0"/>
          <w:numId w:val="5"/>
        </w:numPr>
        <w:spacing w:after="0" w:line="360" w:lineRule="auto"/>
        <w:ind w:left="1418" w:hanging="284"/>
      </w:pPr>
      <w:r w:rsidRPr="009D74DB">
        <w:rPr>
          <w:i/>
          <w:iCs/>
        </w:rPr>
        <w:t xml:space="preserve">Unified Modeling Language </w:t>
      </w:r>
      <w:r w:rsidRPr="009D74DB">
        <w:t>(UML)</w:t>
      </w:r>
    </w:p>
    <w:p w14:paraId="657ACC80" w14:textId="6647C5E1" w:rsidR="00F728A0" w:rsidRPr="009D74DB" w:rsidRDefault="00F728A0" w:rsidP="00262518">
      <w:pPr>
        <w:pStyle w:val="ListParagraph"/>
        <w:numPr>
          <w:ilvl w:val="1"/>
          <w:numId w:val="10"/>
        </w:numPr>
        <w:spacing w:after="0" w:line="360" w:lineRule="auto"/>
        <w:ind w:left="1701" w:hanging="283"/>
      </w:pPr>
      <w:r w:rsidRPr="009D74DB">
        <w:rPr>
          <w:i/>
          <w:iCs/>
          <w:lang w:val="sv-SE"/>
        </w:rPr>
        <w:t>Diagram Use Case</w:t>
      </w:r>
      <w:r w:rsidRPr="009D74DB">
        <w:rPr>
          <w:lang w:val="sv-SE"/>
        </w:rPr>
        <w:t xml:space="preserve"> menggambarkan apa saja aktifitas yang dilakukan oleh suatu sistem dari sudut pandang pengamatan luar. Yang menjadi persoalan itu apa yang dilakukan bukan bagaimana melakukannya. Sebuah </w:t>
      </w:r>
      <w:r w:rsidRPr="009D74DB">
        <w:rPr>
          <w:i/>
          <w:iCs/>
          <w:lang w:val="sv-SE"/>
        </w:rPr>
        <w:t>use case</w:t>
      </w:r>
      <w:r w:rsidRPr="009D74DB">
        <w:rPr>
          <w:lang w:val="sv-SE"/>
        </w:rPr>
        <w:t xml:space="preserve"> merepresentasikan sebuah interaksi antara aktor dengan sistem. Seorang/sebuah aktor adalah sebuah entitas manusia atau mesin yang berinteraksi dengan sistem untuk melakukan pekerjaan pekerjaan tertentu. </w:t>
      </w:r>
      <w:r w:rsidRPr="009D74DB">
        <w:t xml:space="preserve">Berikut adalah simbol-simbol yang terdapat dalam </w:t>
      </w:r>
      <w:r w:rsidRPr="009D74DB">
        <w:rPr>
          <w:i/>
          <w:iCs/>
        </w:rPr>
        <w:t>Use Case Diagram</w:t>
      </w:r>
      <w:r w:rsidRPr="009D74DB">
        <w:t>:</w:t>
      </w:r>
    </w:p>
    <w:p w14:paraId="2F452131" w14:textId="6E0C69B5" w:rsidR="00F728A0" w:rsidRPr="009D74DB" w:rsidRDefault="00F728A0" w:rsidP="00262518">
      <w:pPr>
        <w:pStyle w:val="ListParagraph"/>
        <w:spacing w:after="0" w:line="360" w:lineRule="auto"/>
        <w:ind w:left="1701" w:firstLine="0"/>
      </w:pPr>
      <w:r w:rsidRPr="009D74DB">
        <w:rPr>
          <w:noProof/>
        </w:rPr>
        <w:lastRenderedPageBreak/>
        <w:drawing>
          <wp:inline distT="0" distB="0" distL="0" distR="0" wp14:anchorId="6D40385E" wp14:editId="3FAC7CFB">
            <wp:extent cx="3912157" cy="2336222"/>
            <wp:effectExtent l="19050" t="19050" r="12700" b="26035"/>
            <wp:docPr id="47157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76691" name=""/>
                    <pic:cNvPicPr/>
                  </pic:nvPicPr>
                  <pic:blipFill>
                    <a:blip r:embed="rId15"/>
                    <a:stretch>
                      <a:fillRect/>
                    </a:stretch>
                  </pic:blipFill>
                  <pic:spPr>
                    <a:xfrm>
                      <a:off x="0" y="0"/>
                      <a:ext cx="3947493" cy="2357324"/>
                    </a:xfrm>
                    <a:prstGeom prst="rect">
                      <a:avLst/>
                    </a:prstGeom>
                    <a:ln w="12700">
                      <a:solidFill>
                        <a:schemeClr val="tx1"/>
                      </a:solidFill>
                    </a:ln>
                  </pic:spPr>
                </pic:pic>
              </a:graphicData>
            </a:graphic>
          </wp:inline>
        </w:drawing>
      </w:r>
    </w:p>
    <w:p w14:paraId="516046B5" w14:textId="22DB4258" w:rsidR="00667560" w:rsidRPr="009D74DB" w:rsidRDefault="00F728A0" w:rsidP="00262518">
      <w:pPr>
        <w:pStyle w:val="ListParagraph"/>
        <w:numPr>
          <w:ilvl w:val="1"/>
          <w:numId w:val="10"/>
        </w:numPr>
        <w:spacing w:after="0" w:line="360" w:lineRule="auto"/>
        <w:ind w:left="1701" w:hanging="283"/>
      </w:pPr>
      <w:r w:rsidRPr="009D74DB">
        <w:rPr>
          <w:i/>
          <w:iCs/>
        </w:rPr>
        <w:t>Sequence diagram</w:t>
      </w:r>
      <w:r w:rsidRPr="009D74DB">
        <w:t xml:space="preserve"> menggambarkan interaksi antar objek di dalam dan di sekitar sistem (termasuk pengguna, </w:t>
      </w:r>
      <w:r w:rsidRPr="009D74DB">
        <w:rPr>
          <w:i/>
          <w:iCs/>
        </w:rPr>
        <w:t>display</w:t>
      </w:r>
      <w:r w:rsidRPr="009D74DB">
        <w:t>/</w:t>
      </w:r>
      <w:r w:rsidRPr="009D74DB">
        <w:rPr>
          <w:i/>
          <w:iCs/>
        </w:rPr>
        <w:t>form</w:t>
      </w:r>
      <w:r w:rsidRPr="009D74DB">
        <w:t xml:space="preserve">) berupa </w:t>
      </w:r>
      <w:r w:rsidRPr="009D74DB">
        <w:rPr>
          <w:i/>
          <w:iCs/>
        </w:rPr>
        <w:t>message</w:t>
      </w:r>
      <w:r w:rsidRPr="009D74DB">
        <w:t xml:space="preserve"> yang digambarkan terhadap waktu. </w:t>
      </w:r>
      <w:r w:rsidRPr="009D74DB">
        <w:rPr>
          <w:i/>
          <w:iCs/>
        </w:rPr>
        <w:t>Sequence diagram</w:t>
      </w:r>
      <w:r w:rsidRPr="009D74DB">
        <w:t xml:space="preserve"> biasa digunakan untuk menggambarkan skenario atau rangkaian langkah- langkah yang dilakukan sebagai respons dari sebuah </w:t>
      </w:r>
      <w:r w:rsidRPr="009D74DB">
        <w:rPr>
          <w:i/>
          <w:iCs/>
        </w:rPr>
        <w:t>event</w:t>
      </w:r>
      <w:r w:rsidRPr="009D74DB">
        <w:t xml:space="preserve"> untuk menghasilkan </w:t>
      </w:r>
      <w:r w:rsidRPr="009D74DB">
        <w:rPr>
          <w:i/>
          <w:iCs/>
        </w:rPr>
        <w:t>output</w:t>
      </w:r>
      <w:r w:rsidRPr="009D74DB">
        <w:t xml:space="preserve"> tertentu. </w:t>
      </w:r>
      <w:r w:rsidRPr="009D74DB">
        <w:rPr>
          <w:lang w:val="sv-SE"/>
        </w:rPr>
        <w:t>Diawali dari apa yang men-</w:t>
      </w:r>
      <w:r w:rsidRPr="009D74DB">
        <w:rPr>
          <w:i/>
          <w:iCs/>
          <w:lang w:val="sv-SE"/>
        </w:rPr>
        <w:t>trigger</w:t>
      </w:r>
      <w:r w:rsidRPr="009D74DB">
        <w:rPr>
          <w:lang w:val="sv-SE"/>
        </w:rPr>
        <w:t xml:space="preserve"> aktivitas tersebut, proses dan perubahan apa saja yang terjadi secara internal dan </w:t>
      </w:r>
      <w:r w:rsidRPr="009D74DB">
        <w:rPr>
          <w:i/>
          <w:iCs/>
          <w:lang w:val="sv-SE"/>
        </w:rPr>
        <w:t>output</w:t>
      </w:r>
      <w:r w:rsidRPr="009D74DB">
        <w:rPr>
          <w:lang w:val="sv-SE"/>
        </w:rPr>
        <w:t xml:space="preserve"> apa yang dihasilkan. </w:t>
      </w:r>
      <w:r w:rsidRPr="009D74DB">
        <w:t xml:space="preserve">Berikut adalah simbol-simbol yang terdapat dalam </w:t>
      </w:r>
      <w:r w:rsidRPr="009D74DB">
        <w:rPr>
          <w:i/>
          <w:iCs/>
        </w:rPr>
        <w:t>Sequence Diagram</w:t>
      </w:r>
      <w:r w:rsidRPr="009D74DB">
        <w:t xml:space="preserve">: </w:t>
      </w:r>
    </w:p>
    <w:p w14:paraId="27111560" w14:textId="135CED59" w:rsidR="00F728A0" w:rsidRPr="009D74DB" w:rsidRDefault="00F728A0" w:rsidP="00262518">
      <w:pPr>
        <w:pStyle w:val="ListParagraph"/>
        <w:spacing w:after="0" w:line="360" w:lineRule="auto"/>
        <w:ind w:left="1701" w:firstLine="0"/>
      </w:pPr>
      <w:r w:rsidRPr="009D74DB">
        <w:rPr>
          <w:noProof/>
        </w:rPr>
        <w:drawing>
          <wp:inline distT="0" distB="0" distL="0" distR="0" wp14:anchorId="6F0A3131" wp14:editId="04D6E894">
            <wp:extent cx="3912870" cy="2952750"/>
            <wp:effectExtent l="19050" t="19050" r="11430" b="19050"/>
            <wp:docPr id="123014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41719" name=""/>
                    <pic:cNvPicPr/>
                  </pic:nvPicPr>
                  <pic:blipFill>
                    <a:blip r:embed="rId16"/>
                    <a:stretch>
                      <a:fillRect/>
                    </a:stretch>
                  </pic:blipFill>
                  <pic:spPr>
                    <a:xfrm>
                      <a:off x="0" y="0"/>
                      <a:ext cx="3912870" cy="2952750"/>
                    </a:xfrm>
                    <a:prstGeom prst="rect">
                      <a:avLst/>
                    </a:prstGeom>
                    <a:ln w="12700">
                      <a:solidFill>
                        <a:schemeClr val="tx1"/>
                      </a:solidFill>
                    </a:ln>
                  </pic:spPr>
                </pic:pic>
              </a:graphicData>
            </a:graphic>
          </wp:inline>
        </w:drawing>
      </w:r>
    </w:p>
    <w:p w14:paraId="44DB33D8" w14:textId="6B468AEC" w:rsidR="00F728A0" w:rsidRPr="009D74DB" w:rsidRDefault="00F728A0" w:rsidP="00262518">
      <w:pPr>
        <w:pStyle w:val="ListParagraph"/>
        <w:numPr>
          <w:ilvl w:val="1"/>
          <w:numId w:val="10"/>
        </w:numPr>
        <w:spacing w:after="0" w:line="360" w:lineRule="auto"/>
        <w:ind w:left="1701" w:hanging="283"/>
        <w:rPr>
          <w:lang w:val="sv-SE"/>
        </w:rPr>
      </w:pPr>
      <w:r w:rsidRPr="009D74DB">
        <w:rPr>
          <w:i/>
          <w:iCs/>
          <w:lang w:val="sv-SE"/>
        </w:rPr>
        <w:lastRenderedPageBreak/>
        <w:t>Activity Diagram</w:t>
      </w:r>
      <w:r w:rsidRPr="009D74DB">
        <w:rPr>
          <w:lang w:val="sv-SE"/>
        </w:rPr>
        <w:t xml:space="preserve"> (AD) diperlukan untuk menggambarkan proses bisnis dan urutan aktivitas dalam sebuah proses. Merupakan salah satu jenis diagram dalam </w:t>
      </w:r>
      <w:r w:rsidRPr="009D74DB">
        <w:rPr>
          <w:i/>
          <w:iCs/>
          <w:lang w:val="sv-SE"/>
        </w:rPr>
        <w:t>Unified Modeling Language</w:t>
      </w:r>
      <w:r w:rsidRPr="009D74DB">
        <w:rPr>
          <w:lang w:val="sv-SE"/>
        </w:rPr>
        <w:t xml:space="preserve"> (UML) yang digunakan untuk memodelkan alur kerja atau urutan aktivitas salam suatu proses. Sangat bermanfaat dalam menggambarkan proses dalam suatu prosedur. Berikut adalah simbol-simbol yang terdapat dalam </w:t>
      </w:r>
      <w:r w:rsidRPr="009D74DB">
        <w:rPr>
          <w:i/>
          <w:iCs/>
          <w:lang w:val="sv-SE"/>
        </w:rPr>
        <w:t>Activity Diagram</w:t>
      </w:r>
      <w:r w:rsidRPr="009D74DB">
        <w:rPr>
          <w:lang w:val="sv-SE"/>
        </w:rPr>
        <w:t xml:space="preserve">: </w:t>
      </w:r>
    </w:p>
    <w:p w14:paraId="22C43D48" w14:textId="7CC3A654" w:rsidR="00F728A0" w:rsidRPr="009D74DB" w:rsidRDefault="00F728A0" w:rsidP="00262518">
      <w:pPr>
        <w:pStyle w:val="ListParagraph"/>
        <w:spacing w:after="0" w:line="360" w:lineRule="auto"/>
        <w:ind w:left="1701" w:firstLine="0"/>
      </w:pPr>
      <w:r w:rsidRPr="009D74DB">
        <w:rPr>
          <w:noProof/>
        </w:rPr>
        <w:drawing>
          <wp:inline distT="0" distB="0" distL="0" distR="0" wp14:anchorId="78D0E40A" wp14:editId="456AAEA9">
            <wp:extent cx="3918448" cy="5151664"/>
            <wp:effectExtent l="19050" t="19050" r="25400" b="11430"/>
            <wp:docPr id="188495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52072" name=""/>
                    <pic:cNvPicPr/>
                  </pic:nvPicPr>
                  <pic:blipFill>
                    <a:blip r:embed="rId17"/>
                    <a:stretch>
                      <a:fillRect/>
                    </a:stretch>
                  </pic:blipFill>
                  <pic:spPr>
                    <a:xfrm>
                      <a:off x="0" y="0"/>
                      <a:ext cx="3960992" cy="5207598"/>
                    </a:xfrm>
                    <a:prstGeom prst="rect">
                      <a:avLst/>
                    </a:prstGeom>
                    <a:ln w="12700">
                      <a:solidFill>
                        <a:schemeClr val="tx1"/>
                      </a:solidFill>
                    </a:ln>
                  </pic:spPr>
                </pic:pic>
              </a:graphicData>
            </a:graphic>
          </wp:inline>
        </w:drawing>
      </w:r>
    </w:p>
    <w:p w14:paraId="21C914AF" w14:textId="32296C22" w:rsidR="00F728A0" w:rsidRPr="009D74DB" w:rsidRDefault="00F728A0" w:rsidP="00262518">
      <w:pPr>
        <w:pStyle w:val="ListParagraph"/>
        <w:numPr>
          <w:ilvl w:val="1"/>
          <w:numId w:val="10"/>
        </w:numPr>
        <w:spacing w:after="0" w:line="360" w:lineRule="auto"/>
        <w:ind w:left="1701" w:hanging="283"/>
      </w:pPr>
      <w:r w:rsidRPr="009D74DB">
        <w:rPr>
          <w:i/>
          <w:iCs/>
        </w:rPr>
        <w:t>Context Diagram</w:t>
      </w:r>
      <w:r w:rsidRPr="009D74DB">
        <w:t xml:space="preserve"> adalah tingkatan tertinggi dalam diagram aliran data yang hanya menampilkan satu proses utama untuk menggambarkan keseluruhan sistem. Proses ini diberi nomor nol. Diagram ini menunjukkan entitas eksternal beserta aliran data </w:t>
      </w:r>
      <w:r w:rsidRPr="009D74DB">
        <w:lastRenderedPageBreak/>
        <w:t xml:space="preserve">utama yang masuk ke dan keluar dari sistem. Berikut adalah simbol yang terdapat dalam </w:t>
      </w:r>
      <w:r w:rsidRPr="009D74DB">
        <w:rPr>
          <w:i/>
          <w:iCs/>
        </w:rPr>
        <w:t>Context Diagram</w:t>
      </w:r>
      <w:r w:rsidRPr="009D74DB">
        <w:t xml:space="preserve"> : </w:t>
      </w:r>
    </w:p>
    <w:p w14:paraId="6DDB24DC" w14:textId="371B0061" w:rsidR="00F728A0" w:rsidRPr="009D74DB" w:rsidRDefault="00F728A0" w:rsidP="00262518">
      <w:pPr>
        <w:pStyle w:val="ListParagraph"/>
        <w:spacing w:after="0" w:line="360" w:lineRule="auto"/>
        <w:ind w:left="1701" w:firstLine="0"/>
      </w:pPr>
      <w:r w:rsidRPr="009D74DB">
        <w:rPr>
          <w:noProof/>
        </w:rPr>
        <w:drawing>
          <wp:inline distT="0" distB="0" distL="0" distR="0" wp14:anchorId="21EA5A2A" wp14:editId="479D7109">
            <wp:extent cx="3916556" cy="3112078"/>
            <wp:effectExtent l="19050" t="19050" r="27305" b="12700"/>
            <wp:docPr id="104493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37824" name=""/>
                    <pic:cNvPicPr/>
                  </pic:nvPicPr>
                  <pic:blipFill>
                    <a:blip r:embed="rId18"/>
                    <a:stretch>
                      <a:fillRect/>
                    </a:stretch>
                  </pic:blipFill>
                  <pic:spPr>
                    <a:xfrm>
                      <a:off x="0" y="0"/>
                      <a:ext cx="4047955" cy="3216487"/>
                    </a:xfrm>
                    <a:prstGeom prst="rect">
                      <a:avLst/>
                    </a:prstGeom>
                    <a:ln w="12700">
                      <a:solidFill>
                        <a:schemeClr val="tx1"/>
                      </a:solidFill>
                    </a:ln>
                  </pic:spPr>
                </pic:pic>
              </a:graphicData>
            </a:graphic>
          </wp:inline>
        </w:drawing>
      </w:r>
    </w:p>
    <w:p w14:paraId="728F95E8" w14:textId="38D514E3" w:rsidR="00804949" w:rsidRPr="009D74DB" w:rsidRDefault="00804949" w:rsidP="00262518">
      <w:pPr>
        <w:pStyle w:val="ListParagraph"/>
        <w:numPr>
          <w:ilvl w:val="1"/>
          <w:numId w:val="10"/>
        </w:numPr>
        <w:spacing w:after="0" w:line="360" w:lineRule="auto"/>
        <w:ind w:left="1701" w:hanging="283"/>
        <w:rPr>
          <w:lang w:val="sv-SE"/>
        </w:rPr>
      </w:pPr>
      <w:r w:rsidRPr="009D74DB">
        <w:rPr>
          <w:i/>
          <w:iCs/>
          <w:lang w:val="sv-SE"/>
        </w:rPr>
        <w:t>Class Diagram</w:t>
      </w:r>
      <w:r w:rsidRPr="009D74DB">
        <w:rPr>
          <w:lang w:val="sv-SE"/>
        </w:rPr>
        <w:t xml:space="preserve"> merupakan salah satu jenis diagram struktural utama dalam </w:t>
      </w:r>
      <w:r w:rsidRPr="009D74DB">
        <w:rPr>
          <w:i/>
          <w:iCs/>
          <w:lang w:val="sv-SE"/>
        </w:rPr>
        <w:t>Unified Modeling Language</w:t>
      </w:r>
      <w:r w:rsidRPr="009D74DB">
        <w:rPr>
          <w:lang w:val="sv-SE"/>
        </w:rPr>
        <w:t xml:space="preserve"> (UML) yang menggambarkan struktur statis dari suatu sistem perangkat lunak. Diagram ini memperlihatkan kumpulan </w:t>
      </w:r>
      <w:r w:rsidRPr="009D74DB">
        <w:rPr>
          <w:i/>
          <w:iCs/>
          <w:lang w:val="sv-SE"/>
        </w:rPr>
        <w:t>class</w:t>
      </w:r>
      <w:r w:rsidRPr="009D74DB">
        <w:rPr>
          <w:lang w:val="sv-SE"/>
        </w:rPr>
        <w:t xml:space="preserve">, </w:t>
      </w:r>
      <w:r w:rsidRPr="009D74DB">
        <w:rPr>
          <w:i/>
          <w:iCs/>
          <w:lang w:val="sv-SE"/>
        </w:rPr>
        <w:t>package</w:t>
      </w:r>
      <w:r w:rsidRPr="009D74DB">
        <w:rPr>
          <w:lang w:val="sv-SE"/>
        </w:rPr>
        <w:t>, antarmuka (</w:t>
      </w:r>
      <w:r w:rsidRPr="009D74DB">
        <w:rPr>
          <w:i/>
          <w:iCs/>
          <w:lang w:val="sv-SE"/>
        </w:rPr>
        <w:t>interface</w:t>
      </w:r>
      <w:r w:rsidRPr="009D74DB">
        <w:rPr>
          <w:lang w:val="sv-SE"/>
        </w:rPr>
        <w:t xml:space="preserve">), dan objek beserta hubungan fungsional maupun struktural antara satu sama lain, seperti relasi </w:t>
      </w:r>
      <w:r w:rsidRPr="009D74DB">
        <w:rPr>
          <w:i/>
          <w:iCs/>
          <w:lang w:val="sv-SE"/>
        </w:rPr>
        <w:t>containment</w:t>
      </w:r>
      <w:r w:rsidRPr="009D74DB">
        <w:rPr>
          <w:lang w:val="sv-SE"/>
        </w:rPr>
        <w:t>, pewarisan (</w:t>
      </w:r>
      <w:r w:rsidRPr="009D74DB">
        <w:rPr>
          <w:i/>
          <w:iCs/>
          <w:lang w:val="sv-SE"/>
        </w:rPr>
        <w:t>inheritance</w:t>
      </w:r>
      <w:r w:rsidRPr="009D74DB">
        <w:rPr>
          <w:lang w:val="sv-SE"/>
        </w:rPr>
        <w:t xml:space="preserve"> / generalisasi), asosiasi, agregasi, hingga kebergantungan (</w:t>
      </w:r>
      <w:r w:rsidRPr="009D74DB">
        <w:rPr>
          <w:i/>
          <w:iCs/>
          <w:lang w:val="sv-SE"/>
        </w:rPr>
        <w:t>dependency</w:t>
      </w:r>
      <w:r w:rsidRPr="009D74DB">
        <w:rPr>
          <w:lang w:val="sv-SE"/>
        </w:rPr>
        <w:t xml:space="preserve">). Secara konseptual, sebuah </w:t>
      </w:r>
      <w:r w:rsidRPr="009D74DB">
        <w:rPr>
          <w:i/>
          <w:iCs/>
          <w:lang w:val="sv-SE"/>
        </w:rPr>
        <w:t>class</w:t>
      </w:r>
      <w:r w:rsidRPr="009D74DB">
        <w:rPr>
          <w:lang w:val="sv-SE"/>
        </w:rPr>
        <w:t xml:space="preserve"> adalah cetak biru (</w:t>
      </w:r>
      <w:r w:rsidRPr="009D74DB">
        <w:rPr>
          <w:i/>
          <w:iCs/>
          <w:lang w:val="sv-SE"/>
        </w:rPr>
        <w:t>blueprint</w:t>
      </w:r>
      <w:r w:rsidRPr="009D74DB">
        <w:rPr>
          <w:lang w:val="sv-SE"/>
        </w:rPr>
        <w:t xml:space="preserve">) atau spesifikasi yang mendefinisikan entitas tertentu. Ketika sebuah </w:t>
      </w:r>
      <w:r w:rsidRPr="009D74DB">
        <w:rPr>
          <w:i/>
          <w:iCs/>
          <w:lang w:val="sv-SE"/>
        </w:rPr>
        <w:t>class</w:t>
      </w:r>
      <w:r w:rsidRPr="009D74DB">
        <w:rPr>
          <w:lang w:val="sv-SE"/>
        </w:rPr>
        <w:t xml:space="preserve"> di-instansiasi pada saat program berjalan, ia akan menghasilkan sebuah objek nyata (</w:t>
      </w:r>
      <w:r w:rsidRPr="009D74DB">
        <w:rPr>
          <w:i/>
          <w:iCs/>
          <w:lang w:val="sv-SE"/>
        </w:rPr>
        <w:t>instance</w:t>
      </w:r>
      <w:r w:rsidRPr="009D74DB">
        <w:rPr>
          <w:lang w:val="sv-SE"/>
        </w:rPr>
        <w:t xml:space="preserve">). </w:t>
      </w:r>
      <w:r w:rsidRPr="009D74DB">
        <w:rPr>
          <w:i/>
          <w:iCs/>
          <w:lang w:val="sv-SE"/>
        </w:rPr>
        <w:t>Class</w:t>
      </w:r>
      <w:r w:rsidRPr="009D74DB">
        <w:rPr>
          <w:lang w:val="sv-SE"/>
        </w:rPr>
        <w:t xml:space="preserve"> menjadi inti dari paradigma Analisis dan Perancangan Berorientasi Objek (</w:t>
      </w:r>
      <w:r w:rsidRPr="009D74DB">
        <w:rPr>
          <w:i/>
          <w:iCs/>
          <w:lang w:val="sv-SE"/>
        </w:rPr>
        <w:t>Object-Oriented Analysis and Design</w:t>
      </w:r>
      <w:r w:rsidRPr="009D74DB">
        <w:rPr>
          <w:lang w:val="sv-SE"/>
        </w:rPr>
        <w:t xml:space="preserve"> / OOAD). Di dalam pemodelan </w:t>
      </w:r>
      <w:r w:rsidRPr="009D74DB">
        <w:rPr>
          <w:i/>
          <w:iCs/>
          <w:lang w:val="sv-SE"/>
        </w:rPr>
        <w:t>Class Diagram</w:t>
      </w:r>
      <w:r w:rsidRPr="009D74DB">
        <w:rPr>
          <w:lang w:val="sv-SE"/>
        </w:rPr>
        <w:t xml:space="preserve">, setiap </w:t>
      </w:r>
      <w:r w:rsidRPr="009D74DB">
        <w:rPr>
          <w:i/>
          <w:iCs/>
          <w:lang w:val="sv-SE"/>
        </w:rPr>
        <w:t>class</w:t>
      </w:r>
      <w:r w:rsidRPr="009D74DB">
        <w:rPr>
          <w:lang w:val="sv-SE"/>
        </w:rPr>
        <w:t xml:space="preserve"> umumnya digambarkan dalam bentuk kotak yang terbagi ke dalam tiga kompartemen utama</w:t>
      </w:r>
    </w:p>
    <w:p w14:paraId="11627D5D" w14:textId="6A49754C" w:rsidR="00F728A0" w:rsidRPr="009D74DB" w:rsidRDefault="00F728A0" w:rsidP="00262518">
      <w:pPr>
        <w:pStyle w:val="ListParagraph"/>
        <w:spacing w:after="0" w:line="360" w:lineRule="auto"/>
        <w:ind w:left="1701" w:firstLine="0"/>
      </w:pPr>
      <w:r w:rsidRPr="009D74DB">
        <w:rPr>
          <w:noProof/>
        </w:rPr>
        <w:lastRenderedPageBreak/>
        <w:drawing>
          <wp:inline distT="0" distB="0" distL="0" distR="0" wp14:anchorId="1F25C771" wp14:editId="25BB88BA">
            <wp:extent cx="3919170" cy="4379768"/>
            <wp:effectExtent l="19050" t="19050" r="24765" b="20955"/>
            <wp:docPr id="139471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19731" name=""/>
                    <pic:cNvPicPr/>
                  </pic:nvPicPr>
                  <pic:blipFill>
                    <a:blip r:embed="rId19"/>
                    <a:stretch>
                      <a:fillRect/>
                    </a:stretch>
                  </pic:blipFill>
                  <pic:spPr>
                    <a:xfrm>
                      <a:off x="0" y="0"/>
                      <a:ext cx="3984684" cy="4452981"/>
                    </a:xfrm>
                    <a:prstGeom prst="rect">
                      <a:avLst/>
                    </a:prstGeom>
                    <a:ln w="12700">
                      <a:solidFill>
                        <a:schemeClr val="tx1"/>
                      </a:solidFill>
                    </a:ln>
                  </pic:spPr>
                </pic:pic>
              </a:graphicData>
            </a:graphic>
          </wp:inline>
        </w:drawing>
      </w:r>
    </w:p>
    <w:p w14:paraId="139F7FF5" w14:textId="14B4AF0F" w:rsidR="009B2190" w:rsidRPr="009D74DB" w:rsidRDefault="009B2190" w:rsidP="00262518">
      <w:pPr>
        <w:pStyle w:val="ListParagraph"/>
        <w:numPr>
          <w:ilvl w:val="0"/>
          <w:numId w:val="5"/>
        </w:numPr>
        <w:spacing w:after="0" w:line="360" w:lineRule="auto"/>
        <w:ind w:left="1418" w:hanging="284"/>
      </w:pPr>
      <w:r w:rsidRPr="009D74DB">
        <w:t>Draw.io</w:t>
      </w:r>
    </w:p>
    <w:p w14:paraId="2B81429E" w14:textId="2EBD15A5" w:rsidR="00F728A0" w:rsidRPr="009D74DB" w:rsidRDefault="00F728A0" w:rsidP="00262518">
      <w:pPr>
        <w:pStyle w:val="ListParagraph"/>
        <w:spacing w:after="0" w:line="360" w:lineRule="auto"/>
        <w:ind w:left="1418" w:firstLine="0"/>
        <w:rPr>
          <w:lang w:val="sv-SE"/>
        </w:rPr>
      </w:pPr>
      <w:r w:rsidRPr="009D74DB">
        <w:t xml:space="preserve">Draw.io adalah sebuah aplikasi atau platform yang memungkinkan siapa saja untuk merancang berbagai macam diagram secara visual. </w:t>
      </w:r>
      <w:r w:rsidRPr="009D74DB">
        <w:rPr>
          <w:lang w:val="sv-SE"/>
        </w:rPr>
        <w:t>Mulai dari diagram alur yang sederhana hingga model sistem yang kompleks. Sebagai sebuah alat visualisasi yang kuat, draw.io dilengkapi dengan berbagai bentuk, konektor, dan tema yang dapat disesuaikan. Dari perencanaan proyek hingga pengembangan perangkat lunak dan kemampuan untuk membuat berbagai jenis diagram, mulai dari diagram UML hingga peta konsep. Lalu diagram yang dibuat dapat diekspor ke berbagai format, seperti PNG, JPEG, SVG, PDF. Draw.io memungkinkan penyimpanan diagram langsung ke berbagai platform cloud seperti Google Drive, OneDrive, dan Dropbox serta pengguna dapat menyimpan diagram secara lokal di perangkat.</w:t>
      </w:r>
    </w:p>
    <w:p w14:paraId="29589A00" w14:textId="14719576" w:rsidR="00D93195" w:rsidRPr="009D74DB" w:rsidRDefault="00D93195" w:rsidP="00262518">
      <w:pPr>
        <w:pStyle w:val="Heading3"/>
        <w:numPr>
          <w:ilvl w:val="0"/>
          <w:numId w:val="27"/>
        </w:numPr>
        <w:spacing w:before="0" w:line="360" w:lineRule="auto"/>
        <w:ind w:left="1134" w:hanging="567"/>
        <w:jc w:val="both"/>
        <w:rPr>
          <w:rFonts w:cs="Times New Roman"/>
          <w:b w:val="0"/>
          <w:bCs/>
          <w:lang w:val="sv-SE"/>
        </w:rPr>
      </w:pPr>
      <w:r w:rsidRPr="009D74DB">
        <w:rPr>
          <w:rFonts w:cs="Times New Roman"/>
        </w:rPr>
        <w:lastRenderedPageBreak/>
        <w:t>Perancangan</w:t>
      </w:r>
      <w:r w:rsidRPr="009D74DB">
        <w:rPr>
          <w:rFonts w:cs="Times New Roman"/>
          <w:b w:val="0"/>
          <w:bCs/>
          <w:lang w:val="sv-SE"/>
        </w:rPr>
        <w:t xml:space="preserve"> </w:t>
      </w:r>
      <w:r w:rsidRPr="009D74DB">
        <w:rPr>
          <w:rFonts w:cs="Times New Roman"/>
          <w:lang w:val="sv-SE"/>
        </w:rPr>
        <w:t>Arsitektur Dan Implementasi Perangkat Lunak</w:t>
      </w:r>
    </w:p>
    <w:p w14:paraId="71136387" w14:textId="528DCC9F" w:rsidR="003118DB" w:rsidRPr="009D74DB" w:rsidRDefault="003118DB" w:rsidP="00262518">
      <w:pPr>
        <w:pStyle w:val="ListParagraph"/>
        <w:numPr>
          <w:ilvl w:val="1"/>
          <w:numId w:val="5"/>
        </w:numPr>
        <w:spacing w:after="0" w:line="360" w:lineRule="auto"/>
        <w:ind w:hanging="306"/>
        <w:rPr>
          <w:lang w:val="sv-SE"/>
        </w:rPr>
      </w:pPr>
      <w:r w:rsidRPr="009D74DB">
        <w:rPr>
          <w:lang w:val="sv-SE"/>
        </w:rPr>
        <w:t>Arsitektur Perangkat Lunak &amp; Pola MVC</w:t>
      </w:r>
    </w:p>
    <w:p w14:paraId="0FA46511" w14:textId="1CD84A4D" w:rsidR="003118DB" w:rsidRPr="009D74DB" w:rsidRDefault="003118DB" w:rsidP="00262518">
      <w:pPr>
        <w:pStyle w:val="ListParagraph"/>
        <w:spacing w:after="0" w:line="360" w:lineRule="auto"/>
        <w:ind w:left="1418" w:firstLine="0"/>
        <w:rPr>
          <w:lang w:val="sv-SE"/>
        </w:rPr>
      </w:pPr>
      <w:r w:rsidRPr="009D74DB">
        <w:rPr>
          <w:lang w:val="sv-SE"/>
        </w:rPr>
        <w:t>Arsitektur perangkat lunak mendefinisikan struktur komponen utama sistem dan cara komponen tersebut saling berinteraksi. Perancangan arsitektur membantu pengembang memisahkan antarmuka, logika aplikasi, dan pengelolaan data agar sistem lebih terstruktur dan mudah dipelihara.</w:t>
      </w:r>
    </w:p>
    <w:p w14:paraId="5C0949CB" w14:textId="59D91833" w:rsidR="003118DB" w:rsidRPr="009D74DB" w:rsidRDefault="003118DB" w:rsidP="00262518">
      <w:pPr>
        <w:pStyle w:val="ListParagraph"/>
        <w:spacing w:after="0" w:line="360" w:lineRule="auto"/>
        <w:ind w:left="1418" w:firstLine="0"/>
        <w:rPr>
          <w:lang w:val="sv-SE"/>
        </w:rPr>
      </w:pPr>
      <w:r w:rsidRPr="009D74DB">
        <w:rPr>
          <w:lang w:val="sv-SE"/>
        </w:rPr>
        <w:t>Pola arsitektur Model-</w:t>
      </w:r>
      <w:r w:rsidR="000B473E" w:rsidRPr="009D74DB">
        <w:rPr>
          <w:i/>
          <w:lang w:val="sv-SE"/>
        </w:rPr>
        <w:t>View</w:t>
      </w:r>
      <w:r w:rsidRPr="009D74DB">
        <w:rPr>
          <w:lang w:val="sv-SE"/>
        </w:rPr>
        <w:t xml:space="preserve">-Controller (MVC) membagi aplikasi menjadi tiga bagian utama (Separation of Concerns): </w:t>
      </w:r>
    </w:p>
    <w:p w14:paraId="4DB3280F" w14:textId="77777777" w:rsidR="003118DB" w:rsidRPr="009D74DB" w:rsidRDefault="003118DB" w:rsidP="00262518">
      <w:pPr>
        <w:pStyle w:val="ListParagraph"/>
        <w:numPr>
          <w:ilvl w:val="0"/>
          <w:numId w:val="32"/>
        </w:numPr>
        <w:spacing w:after="0" w:line="360" w:lineRule="auto"/>
        <w:ind w:left="1701" w:hanging="283"/>
        <w:rPr>
          <w:lang w:val="sv-SE"/>
        </w:rPr>
      </w:pPr>
      <w:r w:rsidRPr="009D74DB">
        <w:rPr>
          <w:lang w:val="sv-SE"/>
        </w:rPr>
        <w:t xml:space="preserve">Model: Mengelola data dan logika bisnis aplikasi. Layer ini bertanggung jawab atas enkapsulasi struktur data, manipulasi data, eksekusi transaksi, serta interaksi langsung dengan basis data.  </w:t>
      </w:r>
    </w:p>
    <w:p w14:paraId="6E895514" w14:textId="38CB2189" w:rsidR="003118DB" w:rsidRPr="009D74DB" w:rsidRDefault="000B473E" w:rsidP="00262518">
      <w:pPr>
        <w:pStyle w:val="ListParagraph"/>
        <w:numPr>
          <w:ilvl w:val="0"/>
          <w:numId w:val="32"/>
        </w:numPr>
        <w:spacing w:after="0" w:line="360" w:lineRule="auto"/>
        <w:ind w:left="1701" w:hanging="283"/>
        <w:rPr>
          <w:lang w:val="sv-SE"/>
        </w:rPr>
      </w:pPr>
      <w:r w:rsidRPr="009D74DB">
        <w:rPr>
          <w:i/>
          <w:lang w:val="sv-SE"/>
        </w:rPr>
        <w:t>View</w:t>
      </w:r>
      <w:r w:rsidR="003118DB" w:rsidRPr="009D74DB">
        <w:rPr>
          <w:lang w:val="sv-SE"/>
        </w:rPr>
        <w:t xml:space="preserve">: Menampilkan antarmuka pengguna (User Interface). Layer ini bertugas menyajikan informasi dan data hasil olahan Model kepada pengguna. </w:t>
      </w:r>
    </w:p>
    <w:p w14:paraId="0A8A53DF" w14:textId="20339B63" w:rsidR="00D93195" w:rsidRPr="009D74DB" w:rsidRDefault="003118DB" w:rsidP="00262518">
      <w:pPr>
        <w:pStyle w:val="ListParagraph"/>
        <w:numPr>
          <w:ilvl w:val="0"/>
          <w:numId w:val="32"/>
        </w:numPr>
        <w:spacing w:after="0" w:line="360" w:lineRule="auto"/>
        <w:ind w:left="1701" w:hanging="283"/>
        <w:rPr>
          <w:lang w:val="sv-SE"/>
        </w:rPr>
      </w:pPr>
      <w:r w:rsidRPr="009D74DB">
        <w:rPr>
          <w:lang w:val="sv-SE"/>
        </w:rPr>
        <w:t xml:space="preserve">Controller: Menerima masukan dari pengguna melalui </w:t>
      </w:r>
      <w:r w:rsidR="000B473E" w:rsidRPr="009D74DB">
        <w:rPr>
          <w:i/>
          <w:lang w:val="sv-SE"/>
        </w:rPr>
        <w:t>View</w:t>
      </w:r>
      <w:r w:rsidRPr="009D74DB">
        <w:rPr>
          <w:lang w:val="sv-SE"/>
        </w:rPr>
        <w:t xml:space="preserve"> dan mengatur aliran proses antara </w:t>
      </w:r>
      <w:r w:rsidR="000B473E" w:rsidRPr="009D74DB">
        <w:rPr>
          <w:i/>
          <w:lang w:val="sv-SE"/>
        </w:rPr>
        <w:t>View</w:t>
      </w:r>
      <w:r w:rsidRPr="009D74DB">
        <w:rPr>
          <w:lang w:val="sv-SE"/>
        </w:rPr>
        <w:t xml:space="preserve"> dan Model. Controller menentukan bagaimana data dari Model diproses dan menentukan tampilan </w:t>
      </w:r>
      <w:r w:rsidR="000B473E" w:rsidRPr="009D74DB">
        <w:rPr>
          <w:i/>
          <w:lang w:val="sv-SE"/>
        </w:rPr>
        <w:t>View</w:t>
      </w:r>
      <w:r w:rsidRPr="009D74DB">
        <w:rPr>
          <w:lang w:val="sv-SE"/>
        </w:rPr>
        <w:t xml:space="preserve"> mana yang akan disajikan kembali.</w:t>
      </w:r>
    </w:p>
    <w:p w14:paraId="7E6254ED" w14:textId="77777777" w:rsidR="0034228F" w:rsidRPr="009D74DB" w:rsidRDefault="0034228F" w:rsidP="00262518">
      <w:pPr>
        <w:pStyle w:val="ListParagraph"/>
        <w:numPr>
          <w:ilvl w:val="1"/>
          <w:numId w:val="5"/>
        </w:numPr>
        <w:spacing w:after="0" w:line="360" w:lineRule="auto"/>
        <w:ind w:hanging="306"/>
        <w:rPr>
          <w:lang w:val="sv-SE"/>
        </w:rPr>
      </w:pPr>
      <w:r w:rsidRPr="009D74DB">
        <w:rPr>
          <w:lang w:val="sv-SE"/>
        </w:rPr>
        <w:t xml:space="preserve">Pemodelan Data Relasional &amp; ERD </w:t>
      </w:r>
    </w:p>
    <w:p w14:paraId="7A6F20FF" w14:textId="6C651EFA" w:rsidR="0034228F" w:rsidRPr="009D74DB" w:rsidRDefault="0034228F" w:rsidP="00262518">
      <w:pPr>
        <w:spacing w:after="0" w:line="360" w:lineRule="auto"/>
        <w:ind w:left="1417" w:firstLine="0"/>
        <w:rPr>
          <w:lang w:val="sv-SE"/>
        </w:rPr>
      </w:pPr>
      <w:r w:rsidRPr="009D74DB">
        <w:rPr>
          <w:lang w:val="sv-SE"/>
        </w:rPr>
        <w:t>Basis data menyimpan data secara terstruktur dalam bentuk tabel relasional. Entity Relationship Diagram (ERD) digunakan untuk menggambarkan entitas, atribut, kunci utama (primary key), kunci asing (foreign key), serta hubungan antartabel sebelum basis data diimplementasikan pada DBMS</w:t>
      </w:r>
    </w:p>
    <w:p w14:paraId="7AB972D0" w14:textId="77777777" w:rsidR="0034228F" w:rsidRPr="009D74DB" w:rsidRDefault="0034228F" w:rsidP="00262518">
      <w:pPr>
        <w:spacing w:after="0" w:line="360" w:lineRule="auto"/>
        <w:ind w:left="1417" w:firstLine="0"/>
        <w:rPr>
          <w:lang w:val="sv-SE"/>
        </w:rPr>
      </w:pPr>
      <w:r w:rsidRPr="009D74DB">
        <w:rPr>
          <w:lang w:val="sv-SE"/>
        </w:rPr>
        <w:t>Elemen utama dalam perancangan ERD meliputi:</w:t>
      </w:r>
    </w:p>
    <w:p w14:paraId="01CE7541" w14:textId="1D837762" w:rsidR="009B4239" w:rsidRPr="009D74DB" w:rsidRDefault="0034228F" w:rsidP="00262518">
      <w:pPr>
        <w:pStyle w:val="ListParagraph"/>
        <w:numPr>
          <w:ilvl w:val="0"/>
          <w:numId w:val="28"/>
        </w:numPr>
        <w:spacing w:after="0" w:line="360" w:lineRule="auto"/>
        <w:ind w:left="1701" w:hanging="283"/>
        <w:rPr>
          <w:lang w:val="sv-SE"/>
        </w:rPr>
      </w:pPr>
      <w:r w:rsidRPr="009D74DB">
        <w:rPr>
          <w:lang w:val="sv-SE"/>
        </w:rPr>
        <w:t xml:space="preserve">Entitas: Objek nyata atau konsep dalam dunia nyata yang datanya perlu disimpan dalam sistem (misalnya: Buku, Anggota, Peminjaman).  </w:t>
      </w:r>
    </w:p>
    <w:p w14:paraId="12D94EDD" w14:textId="77777777" w:rsidR="0034228F" w:rsidRPr="009D74DB" w:rsidRDefault="0034228F" w:rsidP="00262518">
      <w:pPr>
        <w:pStyle w:val="ListParagraph"/>
        <w:numPr>
          <w:ilvl w:val="0"/>
          <w:numId w:val="28"/>
        </w:numPr>
        <w:spacing w:after="0" w:line="360" w:lineRule="auto"/>
        <w:ind w:left="1701" w:hanging="283"/>
        <w:rPr>
          <w:lang w:val="sv-SE"/>
        </w:rPr>
      </w:pPr>
      <w:r w:rsidRPr="009D74DB">
        <w:rPr>
          <w:lang w:val="sv-SE"/>
        </w:rPr>
        <w:lastRenderedPageBreak/>
        <w:t xml:space="preserve">Atribut: Properti atau karakteristik yang menjelaskan deskripsi detail dari suatu entitas.  </w:t>
      </w:r>
    </w:p>
    <w:p w14:paraId="67925A88" w14:textId="77777777" w:rsidR="0034228F" w:rsidRPr="009D74DB" w:rsidRDefault="0034228F" w:rsidP="00262518">
      <w:pPr>
        <w:pStyle w:val="ListParagraph"/>
        <w:numPr>
          <w:ilvl w:val="0"/>
          <w:numId w:val="28"/>
        </w:numPr>
        <w:spacing w:after="0" w:line="360" w:lineRule="auto"/>
        <w:ind w:left="1701" w:hanging="283"/>
        <w:rPr>
          <w:lang w:val="sv-SE"/>
        </w:rPr>
      </w:pPr>
      <w:r w:rsidRPr="009D74DB">
        <w:rPr>
          <w:lang w:val="sv-SE"/>
        </w:rPr>
        <w:t xml:space="preserve">Primary Key (PK): Atribut khusus yang bersifat unik untuk membedakan secara pasti setiap baris (record) dalam suatu tabel.  </w:t>
      </w:r>
    </w:p>
    <w:p w14:paraId="190092D6" w14:textId="0956F219" w:rsidR="0034228F" w:rsidRPr="009D74DB" w:rsidRDefault="0034228F" w:rsidP="00262518">
      <w:pPr>
        <w:pStyle w:val="ListParagraph"/>
        <w:numPr>
          <w:ilvl w:val="0"/>
          <w:numId w:val="28"/>
        </w:numPr>
        <w:spacing w:after="0" w:line="360" w:lineRule="auto"/>
        <w:ind w:left="1701" w:hanging="283"/>
        <w:rPr>
          <w:lang w:val="sv-SE"/>
        </w:rPr>
      </w:pPr>
      <w:r w:rsidRPr="009D74DB">
        <w:rPr>
          <w:lang w:val="sv-SE"/>
        </w:rPr>
        <w:t xml:space="preserve">Foreign Key (FK): Atribut pada suatu tabel yang merujuk pada Primary Key tabel lain untuk membangun relasi antar entitas.  </w:t>
      </w:r>
    </w:p>
    <w:p w14:paraId="6E58A11A" w14:textId="349105F9" w:rsidR="0034228F" w:rsidRPr="009D74DB" w:rsidRDefault="0034228F" w:rsidP="00262518">
      <w:pPr>
        <w:pStyle w:val="ListParagraph"/>
        <w:numPr>
          <w:ilvl w:val="0"/>
          <w:numId w:val="28"/>
        </w:numPr>
        <w:spacing w:after="0" w:line="360" w:lineRule="auto"/>
        <w:ind w:left="1701" w:hanging="283"/>
        <w:rPr>
          <w:lang w:val="sv-SE"/>
        </w:rPr>
      </w:pPr>
      <w:r w:rsidRPr="009D74DB">
        <w:rPr>
          <w:lang w:val="sv-SE"/>
        </w:rPr>
        <w:t>Kardinalitas Relasi: Aturan yang menentukan batasan jumlah entitas yang dapat saling terhubung. Contoh kardinalitas umum adalah One-to-Many (1:N), di mana satu data entitas utama dapat terhubung dengan banyak data pada entitas transaksi.</w:t>
      </w:r>
    </w:p>
    <w:p w14:paraId="7DE7FDA0" w14:textId="0B4E6260" w:rsidR="0034228F" w:rsidRPr="009D74DB" w:rsidRDefault="0034228F" w:rsidP="00262518">
      <w:pPr>
        <w:pStyle w:val="ListParagraph"/>
        <w:numPr>
          <w:ilvl w:val="1"/>
          <w:numId w:val="5"/>
        </w:numPr>
        <w:spacing w:after="0" w:line="360" w:lineRule="auto"/>
        <w:ind w:hanging="306"/>
        <w:rPr>
          <w:lang w:val="sv-SE"/>
        </w:rPr>
      </w:pPr>
      <w:r w:rsidRPr="009D74DB">
        <w:rPr>
          <w:lang w:val="sv-SE"/>
        </w:rPr>
        <w:t>Bahasa Kueri Terstruktur (SQL) dan Operasi CRUD</w:t>
      </w:r>
    </w:p>
    <w:p w14:paraId="32A4828C" w14:textId="77777777" w:rsidR="0034228F" w:rsidRPr="009D74DB" w:rsidRDefault="0034228F" w:rsidP="00262518">
      <w:pPr>
        <w:pStyle w:val="ListParagraph"/>
        <w:spacing w:after="0" w:line="360" w:lineRule="auto"/>
        <w:ind w:left="1440" w:firstLine="0"/>
        <w:rPr>
          <w:lang w:val="sv-SE"/>
        </w:rPr>
      </w:pPr>
      <w:r w:rsidRPr="009D74DB">
        <w:rPr>
          <w:lang w:val="sv-SE"/>
        </w:rPr>
        <w:t>Structured Query Language (SQL) adalah bahasa standar yang digunakan untuk mengelola dan memanipulasi basis data relasional. SQL dibagi menjadi beberapa sub-bahasa utama:</w:t>
      </w:r>
    </w:p>
    <w:p w14:paraId="4995ECAC" w14:textId="77777777" w:rsidR="0034228F" w:rsidRPr="009D74DB" w:rsidRDefault="0034228F" w:rsidP="00262518">
      <w:pPr>
        <w:pStyle w:val="ListParagraph"/>
        <w:numPr>
          <w:ilvl w:val="0"/>
          <w:numId w:val="33"/>
        </w:numPr>
        <w:spacing w:after="0" w:line="360" w:lineRule="auto"/>
        <w:ind w:left="1701" w:hanging="283"/>
        <w:rPr>
          <w:lang w:val="sv-SE"/>
        </w:rPr>
      </w:pPr>
      <w:r w:rsidRPr="009D74DB">
        <w:rPr>
          <w:lang w:val="sv-SE"/>
        </w:rPr>
        <w:t xml:space="preserve">Data Definition Language (DDL): Instruksi untuk membangun dan mendefinisikan skema atau struktur basis data, seperti perintah CREATE DATABASE, CREATE TABLE, ALTER, dan </w:t>
      </w:r>
      <w:r w:rsidRPr="009D74DB">
        <w:rPr>
          <w:i/>
          <w:iCs/>
          <w:lang w:val="sv-SE"/>
        </w:rPr>
        <w:t>DROP</w:t>
      </w:r>
      <w:r w:rsidRPr="009D74DB">
        <w:rPr>
          <w:lang w:val="sv-SE"/>
        </w:rPr>
        <w:t xml:space="preserve">. </w:t>
      </w:r>
    </w:p>
    <w:p w14:paraId="35E4DFC8" w14:textId="77777777" w:rsidR="0034228F" w:rsidRPr="009D74DB" w:rsidRDefault="0034228F" w:rsidP="00262518">
      <w:pPr>
        <w:pStyle w:val="ListParagraph"/>
        <w:numPr>
          <w:ilvl w:val="0"/>
          <w:numId w:val="33"/>
        </w:numPr>
        <w:spacing w:after="0" w:line="360" w:lineRule="auto"/>
        <w:ind w:left="1701" w:hanging="283"/>
        <w:rPr>
          <w:lang w:val="sv-SE"/>
        </w:rPr>
      </w:pPr>
      <w:r w:rsidRPr="009D74DB">
        <w:rPr>
          <w:i/>
          <w:iCs/>
          <w:lang w:val="sv-SE"/>
        </w:rPr>
        <w:t>Data Manipulation Language</w:t>
      </w:r>
      <w:r w:rsidRPr="009D74DB">
        <w:rPr>
          <w:lang w:val="sv-SE"/>
        </w:rPr>
        <w:t xml:space="preserve"> (DML) : Perintah untuk mengolah isi data di dalam tabel. Operasi CRUD terdiri atas:  </w:t>
      </w:r>
    </w:p>
    <w:p w14:paraId="073623D4" w14:textId="70779039" w:rsidR="0034228F" w:rsidRPr="009D74DB" w:rsidRDefault="0034228F" w:rsidP="00262518">
      <w:pPr>
        <w:pStyle w:val="ListParagraph"/>
        <w:numPr>
          <w:ilvl w:val="1"/>
          <w:numId w:val="29"/>
        </w:numPr>
        <w:spacing w:after="0" w:line="360" w:lineRule="auto"/>
        <w:ind w:left="1985" w:hanging="284"/>
        <w:rPr>
          <w:lang w:val="sv-SE"/>
        </w:rPr>
      </w:pPr>
      <w:r w:rsidRPr="009D74DB">
        <w:rPr>
          <w:i/>
          <w:iCs/>
          <w:lang w:val="sv-SE"/>
        </w:rPr>
        <w:t>Create</w:t>
      </w:r>
      <w:r w:rsidRPr="009D74DB">
        <w:rPr>
          <w:lang w:val="sv-SE"/>
        </w:rPr>
        <w:t xml:space="preserve"> (</w:t>
      </w:r>
      <w:r w:rsidRPr="009D74DB">
        <w:rPr>
          <w:i/>
          <w:iCs/>
          <w:lang w:val="sv-SE"/>
        </w:rPr>
        <w:t>INSERT</w:t>
      </w:r>
      <w:r w:rsidRPr="009D74DB">
        <w:rPr>
          <w:lang w:val="sv-SE"/>
        </w:rPr>
        <w:t xml:space="preserve">): Digunakan untuk memasukkan atau menambah baris data baru ke dalam tabel. </w:t>
      </w:r>
    </w:p>
    <w:p w14:paraId="27E36B69" w14:textId="35FEC4C4" w:rsidR="0034228F" w:rsidRPr="009D74DB" w:rsidRDefault="0034228F" w:rsidP="00262518">
      <w:pPr>
        <w:pStyle w:val="ListParagraph"/>
        <w:numPr>
          <w:ilvl w:val="1"/>
          <w:numId w:val="29"/>
        </w:numPr>
        <w:spacing w:after="0" w:line="360" w:lineRule="auto"/>
        <w:ind w:left="1985" w:hanging="284"/>
        <w:rPr>
          <w:lang w:val="sv-SE"/>
        </w:rPr>
      </w:pPr>
      <w:r w:rsidRPr="009D74DB">
        <w:rPr>
          <w:i/>
          <w:iCs/>
          <w:lang w:val="sv-SE"/>
        </w:rPr>
        <w:t>Read</w:t>
      </w:r>
      <w:r w:rsidRPr="009D74DB">
        <w:rPr>
          <w:lang w:val="sv-SE"/>
        </w:rPr>
        <w:t xml:space="preserve"> (</w:t>
      </w:r>
      <w:r w:rsidRPr="009D74DB">
        <w:rPr>
          <w:i/>
          <w:iCs/>
          <w:lang w:val="sv-SE"/>
        </w:rPr>
        <w:t>SELECT</w:t>
      </w:r>
      <w:r w:rsidRPr="009D74DB">
        <w:rPr>
          <w:lang w:val="sv-SE"/>
        </w:rPr>
        <w:t xml:space="preserve">): Digunakan untuk membaca, menampilkan, atau mengambil data dari satu atau beberapa tabel (dapat digabungkan dengan perintah </w:t>
      </w:r>
      <w:r w:rsidRPr="009D74DB">
        <w:rPr>
          <w:i/>
          <w:iCs/>
          <w:lang w:val="sv-SE"/>
        </w:rPr>
        <w:t>JOIN</w:t>
      </w:r>
      <w:r w:rsidRPr="009D74DB">
        <w:rPr>
          <w:lang w:val="sv-SE"/>
        </w:rPr>
        <w:t xml:space="preserve">).  </w:t>
      </w:r>
    </w:p>
    <w:p w14:paraId="32658810" w14:textId="6431D21D" w:rsidR="0034228F" w:rsidRPr="009D74DB" w:rsidRDefault="0034228F" w:rsidP="00262518">
      <w:pPr>
        <w:pStyle w:val="ListParagraph"/>
        <w:numPr>
          <w:ilvl w:val="1"/>
          <w:numId w:val="29"/>
        </w:numPr>
        <w:spacing w:after="0" w:line="360" w:lineRule="auto"/>
        <w:ind w:left="1985" w:hanging="284"/>
        <w:rPr>
          <w:lang w:val="sv-SE"/>
        </w:rPr>
      </w:pPr>
      <w:r w:rsidRPr="009D74DB">
        <w:rPr>
          <w:i/>
          <w:iCs/>
          <w:lang w:val="sv-SE"/>
        </w:rPr>
        <w:t>Update</w:t>
      </w:r>
      <w:r w:rsidRPr="009D74DB">
        <w:rPr>
          <w:lang w:val="sv-SE"/>
        </w:rPr>
        <w:t xml:space="preserve"> (</w:t>
      </w:r>
      <w:r w:rsidRPr="009D74DB">
        <w:rPr>
          <w:i/>
          <w:iCs/>
          <w:lang w:val="sv-SE"/>
        </w:rPr>
        <w:t>UPDATE</w:t>
      </w:r>
      <w:r w:rsidRPr="009D74DB">
        <w:rPr>
          <w:lang w:val="sv-SE"/>
        </w:rPr>
        <w:t xml:space="preserve">): Digunakan untuk mengedit atau memperbarui nilai data yang sudah tersimpan pada tabel.  </w:t>
      </w:r>
    </w:p>
    <w:p w14:paraId="2F3E24F7" w14:textId="1AD1B9CB" w:rsidR="0034228F" w:rsidRPr="009D74DB" w:rsidRDefault="0034228F" w:rsidP="00262518">
      <w:pPr>
        <w:pStyle w:val="ListParagraph"/>
        <w:numPr>
          <w:ilvl w:val="1"/>
          <w:numId w:val="29"/>
        </w:numPr>
        <w:spacing w:after="0" w:line="360" w:lineRule="auto"/>
        <w:ind w:left="1985" w:hanging="284"/>
        <w:rPr>
          <w:lang w:val="sv-SE"/>
        </w:rPr>
      </w:pPr>
      <w:r w:rsidRPr="009D74DB">
        <w:rPr>
          <w:i/>
          <w:iCs/>
          <w:lang w:val="sv-SE"/>
        </w:rPr>
        <w:t>Delete</w:t>
      </w:r>
      <w:r w:rsidRPr="009D74DB">
        <w:rPr>
          <w:lang w:val="sv-SE"/>
        </w:rPr>
        <w:t xml:space="preserve"> (</w:t>
      </w:r>
      <w:r w:rsidRPr="009D74DB">
        <w:rPr>
          <w:i/>
          <w:iCs/>
          <w:lang w:val="sv-SE"/>
        </w:rPr>
        <w:t>DELETE</w:t>
      </w:r>
      <w:r w:rsidRPr="009D74DB">
        <w:rPr>
          <w:lang w:val="sv-SE"/>
        </w:rPr>
        <w:t>): Digunakan untuk menghapus baris data dari tabel berdasarkan kriteria tertentu.</w:t>
      </w:r>
    </w:p>
    <w:p w14:paraId="1118B40D" w14:textId="77777777" w:rsidR="0034228F" w:rsidRPr="009D74DB" w:rsidRDefault="0034228F" w:rsidP="00262518">
      <w:pPr>
        <w:pStyle w:val="ListParagraph"/>
        <w:numPr>
          <w:ilvl w:val="1"/>
          <w:numId w:val="5"/>
        </w:numPr>
        <w:spacing w:after="0" w:line="360" w:lineRule="auto"/>
        <w:ind w:hanging="306"/>
        <w:rPr>
          <w:i/>
          <w:iCs/>
          <w:lang w:val="sv-SE"/>
        </w:rPr>
      </w:pPr>
      <w:r w:rsidRPr="009D74DB">
        <w:rPr>
          <w:lang w:val="sv-SE"/>
        </w:rPr>
        <w:t xml:space="preserve">Integrasi Basis Data, </w:t>
      </w:r>
      <w:r w:rsidRPr="009D74DB">
        <w:rPr>
          <w:i/>
          <w:iCs/>
          <w:lang w:val="sv-SE"/>
        </w:rPr>
        <w:t>Parameterization, dan Exception Handling</w:t>
      </w:r>
    </w:p>
    <w:p w14:paraId="7B9A6198" w14:textId="7BC01968" w:rsidR="0034228F" w:rsidRPr="009D74DB" w:rsidRDefault="0034228F" w:rsidP="00262518">
      <w:pPr>
        <w:pStyle w:val="ListParagraph"/>
        <w:spacing w:after="0" w:line="360" w:lineRule="auto"/>
        <w:ind w:left="1440" w:firstLine="0"/>
        <w:rPr>
          <w:lang w:val="sv-SE"/>
        </w:rPr>
      </w:pPr>
      <w:r w:rsidRPr="009D74DB">
        <w:rPr>
          <w:lang w:val="sv-SE"/>
        </w:rPr>
        <w:lastRenderedPageBreak/>
        <w:t xml:space="preserve">Dalam pengimplementasian arsitektur MVC berbasis pemrograman berorientasi objek, Layer Model mengeksekusi kueri SQL dengan memperhatikan keamanan dan keandalan data:  </w:t>
      </w:r>
    </w:p>
    <w:p w14:paraId="3EA23C98" w14:textId="5B67723F" w:rsidR="003B0A7E" w:rsidRPr="009D74DB" w:rsidRDefault="003B0A7E" w:rsidP="00262518">
      <w:pPr>
        <w:pStyle w:val="ListParagraph"/>
        <w:numPr>
          <w:ilvl w:val="0"/>
          <w:numId w:val="30"/>
        </w:numPr>
        <w:spacing w:after="0" w:line="360" w:lineRule="auto"/>
        <w:rPr>
          <w:lang w:val="sv-SE"/>
        </w:rPr>
      </w:pPr>
      <w:r w:rsidRPr="009D74DB">
        <w:rPr>
          <w:i/>
          <w:iCs/>
          <w:lang w:val="sv-SE"/>
        </w:rPr>
        <w:t xml:space="preserve">Prepared Statement &amp; Parameterization </w:t>
      </w:r>
      <w:r w:rsidRPr="009D74DB">
        <w:rPr>
          <w:i/>
          <w:iCs/>
        </w:rPr>
        <w:t>Query:</w:t>
      </w:r>
      <w:r w:rsidRPr="009D74DB">
        <w:t xml:space="preserve">Penggunaan </w:t>
      </w:r>
      <w:r w:rsidRPr="009D74DB">
        <w:rPr>
          <w:i/>
          <w:iCs/>
        </w:rPr>
        <w:t>placeholder</w:t>
      </w:r>
      <w:r w:rsidRPr="009D74DB">
        <w:t xml:space="preserve"> (seperti ? atau :param) untuk menyisipkan nilai variabel ke dalam perintah SQL secara terpisah dari sintaksis kuerinya. Mekanisme ini mencegah bahaya </w:t>
      </w:r>
      <w:r w:rsidRPr="009D74DB">
        <w:rPr>
          <w:i/>
          <w:iCs/>
        </w:rPr>
        <w:t>SQL Injection</w:t>
      </w:r>
      <w:r w:rsidRPr="009D74DB">
        <w:t xml:space="preserve">, yaitu celah keamanan akibat penyisipan skrip SQL berbahaya melalui input pengguna. Selain meningkatkan keamanan, metode ini juga membuat </w:t>
      </w:r>
      <w:r w:rsidRPr="009D74DB">
        <w:rPr>
          <w:i/>
          <w:iCs/>
        </w:rPr>
        <w:t>query</w:t>
      </w:r>
      <w:r w:rsidRPr="009D74DB">
        <w:t xml:space="preserve"> menjadi lebih terstruktur karena perintah SQL dan data yang dimasukkan oleh pengguna dipisahkan. </w:t>
      </w:r>
    </w:p>
    <w:p w14:paraId="2B55D7D1" w14:textId="0B805AD2" w:rsidR="003B0A7E" w:rsidRPr="009D74DB" w:rsidRDefault="003B0A7E" w:rsidP="00262518">
      <w:pPr>
        <w:pStyle w:val="ListParagraph"/>
        <w:numPr>
          <w:ilvl w:val="0"/>
          <w:numId w:val="30"/>
        </w:numPr>
        <w:spacing w:after="0" w:line="360" w:lineRule="auto"/>
        <w:rPr>
          <w:lang w:val="sv-SE"/>
        </w:rPr>
      </w:pPr>
      <w:r w:rsidRPr="009D74DB">
        <w:rPr>
          <w:lang w:val="sv-SE"/>
        </w:rPr>
        <w:t xml:space="preserve">Manajemen Transaksi &amp; Integritas Data: </w:t>
      </w:r>
      <w:r w:rsidRPr="009D74DB">
        <w:t xml:space="preserve">Menerapkan perintah commit() untuk menyimpan perubahan secara permanen ke basis data setelah seluruh proses berhasil, atau rollback() untuk membatalkan seluruh perubahan jika terjadi kegagalan di tengah transaksi (prinsip </w:t>
      </w:r>
      <w:r w:rsidRPr="009D74DB">
        <w:rPr>
          <w:i/>
          <w:iCs/>
        </w:rPr>
        <w:t>Atomicity</w:t>
      </w:r>
      <w:r w:rsidRPr="009D74DB">
        <w:t xml:space="preserve">). Dengan adanya manajemen transaksi, data yang tersimpan tetap konsisten dan tidak terjadi kondisi di mana hanya sebagian proses yang berhasil. Contohnya, ketika proses transaksi membutuhkan beberapa perubahan data, jika salah satu proses mengalami kegagalan maka seluruh perubahan dapat dibatalkan menggunakan rollback(). </w:t>
      </w:r>
    </w:p>
    <w:p w14:paraId="7660E5AE" w14:textId="51B94188" w:rsidR="003B0A7E" w:rsidRPr="009D74DB" w:rsidRDefault="003B0A7E" w:rsidP="00262518">
      <w:pPr>
        <w:pStyle w:val="ListParagraph"/>
        <w:numPr>
          <w:ilvl w:val="0"/>
          <w:numId w:val="30"/>
        </w:numPr>
        <w:spacing w:after="0" w:line="360" w:lineRule="auto"/>
        <w:rPr>
          <w:lang w:val="sv-SE"/>
        </w:rPr>
      </w:pPr>
      <w:r w:rsidRPr="009D74DB">
        <w:rPr>
          <w:i/>
          <w:iCs/>
        </w:rPr>
        <w:t>Exception Handling</w:t>
      </w:r>
      <w:r w:rsidRPr="009D74DB">
        <w:t>: Menangkap kesalahan tingkat basis data (</w:t>
      </w:r>
      <w:r w:rsidRPr="009D74DB">
        <w:rPr>
          <w:i/>
          <w:iCs/>
        </w:rPr>
        <w:t>database error/exception</w:t>
      </w:r>
      <w:r w:rsidRPr="009D74DB">
        <w:t xml:space="preserve">) agar jika terjadi kegagalan (misalnya duplikasi </w:t>
      </w:r>
      <w:r w:rsidRPr="009D74DB">
        <w:rPr>
          <w:i/>
          <w:iCs/>
        </w:rPr>
        <w:t>Primary Key</w:t>
      </w:r>
      <w:r w:rsidRPr="009D74DB">
        <w:t xml:space="preserve"> atau pembatalan </w:t>
      </w:r>
      <w:r w:rsidRPr="009D74DB">
        <w:rPr>
          <w:i/>
          <w:iCs/>
        </w:rPr>
        <w:t>Foreign Key constraint</w:t>
      </w:r>
      <w:r w:rsidRPr="009D74DB">
        <w:t xml:space="preserve">), aplikasi tidak mengalami </w:t>
      </w:r>
      <w:r w:rsidRPr="009D74DB">
        <w:rPr>
          <w:i/>
          <w:iCs/>
        </w:rPr>
        <w:t>crash</w:t>
      </w:r>
      <w:r w:rsidRPr="009D74DB">
        <w:t xml:space="preserve"> mendadak, melainkan memberikan respons atau pesan galat yang informatif kepada pengguna. </w:t>
      </w:r>
      <w:r w:rsidRPr="009D74DB">
        <w:rPr>
          <w:i/>
          <w:iCs/>
        </w:rPr>
        <w:t>Exception Handling</w:t>
      </w:r>
      <w:r w:rsidRPr="009D74DB">
        <w:t xml:space="preserve"> juga membantu aplikasi menentukan tindakan yang harus dilakukan ketika terjadi kesalahan.</w:t>
      </w:r>
    </w:p>
    <w:p w14:paraId="7C4D5795" w14:textId="791A119E" w:rsidR="00E87339" w:rsidRPr="009D74DB" w:rsidRDefault="00AA55CC" w:rsidP="00262518">
      <w:pPr>
        <w:pStyle w:val="Heading3"/>
        <w:numPr>
          <w:ilvl w:val="0"/>
          <w:numId w:val="27"/>
        </w:numPr>
        <w:spacing w:before="0" w:line="360" w:lineRule="auto"/>
        <w:ind w:left="1134" w:hanging="567"/>
        <w:jc w:val="both"/>
        <w:rPr>
          <w:rFonts w:cs="Times New Roman"/>
          <w:lang w:val="en-ID"/>
        </w:rPr>
      </w:pPr>
      <w:r w:rsidRPr="009D74DB">
        <w:rPr>
          <w:rFonts w:cs="Times New Roman"/>
          <w:i/>
          <w:lang w:val="en-ID"/>
        </w:rPr>
        <w:lastRenderedPageBreak/>
        <w:t xml:space="preserve">Setup Environment, Code Editor, </w:t>
      </w:r>
      <w:r w:rsidR="00E87339" w:rsidRPr="009D74DB">
        <w:rPr>
          <w:rFonts w:cs="Times New Roman"/>
          <w:lang w:val="en-ID"/>
        </w:rPr>
        <w:t xml:space="preserve">Dan </w:t>
      </w:r>
      <w:r w:rsidRPr="009D74DB">
        <w:rPr>
          <w:rFonts w:cs="Times New Roman"/>
          <w:i/>
          <w:lang w:val="en-ID"/>
        </w:rPr>
        <w:t xml:space="preserve">Version Control System </w:t>
      </w:r>
      <w:r w:rsidR="00E87339" w:rsidRPr="009D74DB">
        <w:rPr>
          <w:rFonts w:cs="Times New Roman"/>
          <w:lang w:val="en-ID"/>
        </w:rPr>
        <w:t>(VCS)</w:t>
      </w:r>
    </w:p>
    <w:p w14:paraId="3E25E1C5" w14:textId="77777777" w:rsidR="00E87339" w:rsidRPr="009D74DB" w:rsidRDefault="00E87339" w:rsidP="00262518">
      <w:pPr>
        <w:pStyle w:val="ListParagraph"/>
        <w:numPr>
          <w:ilvl w:val="0"/>
          <w:numId w:val="41"/>
        </w:numPr>
        <w:spacing w:after="0" w:line="360" w:lineRule="auto"/>
        <w:ind w:left="1418" w:hanging="284"/>
        <w:rPr>
          <w:lang w:val="en-ID"/>
        </w:rPr>
      </w:pPr>
      <w:r w:rsidRPr="009D74DB">
        <w:t xml:space="preserve">Code Editor dan </w:t>
      </w:r>
      <w:r w:rsidRPr="009D74DB">
        <w:rPr>
          <w:i/>
          <w:iCs/>
        </w:rPr>
        <w:t>Visual Studio Code</w:t>
      </w:r>
      <w:r w:rsidRPr="009D74DB">
        <w:t xml:space="preserve"> (VS Code)</w:t>
      </w:r>
    </w:p>
    <w:p w14:paraId="4E53191C" w14:textId="77777777" w:rsidR="00E87339" w:rsidRPr="009D74DB" w:rsidRDefault="00E87339" w:rsidP="00262518">
      <w:pPr>
        <w:pStyle w:val="ListParagraph"/>
        <w:spacing w:after="0" w:line="360" w:lineRule="auto"/>
        <w:ind w:left="1418" w:firstLine="0"/>
        <w:rPr>
          <w:lang w:val="sv-SE"/>
        </w:rPr>
      </w:pPr>
      <w:r w:rsidRPr="009D74DB">
        <w:rPr>
          <w:lang w:val="sv-SE"/>
        </w:rPr>
        <w:t>Dalam rekayasa perangkat lunak, pemilihan alat bantu pengembangan perangkat lunak (</w:t>
      </w:r>
      <w:r w:rsidRPr="009D74DB">
        <w:rPr>
          <w:i/>
          <w:iCs/>
          <w:lang w:val="sv-SE"/>
        </w:rPr>
        <w:t>software development tools)</w:t>
      </w:r>
      <w:r w:rsidRPr="009D74DB">
        <w:rPr>
          <w:lang w:val="sv-SE"/>
        </w:rPr>
        <w:t xml:space="preserve"> sangat memengaruhi produktivitas dan efisiensi penulisan kode. </w:t>
      </w:r>
      <w:r w:rsidRPr="009D74DB">
        <w:rPr>
          <w:i/>
          <w:iCs/>
        </w:rPr>
        <w:t>Code editor</w:t>
      </w:r>
      <w:r w:rsidRPr="009D74DB">
        <w:t xml:space="preserve"> adalah program teks editor yang dirancang khusus untuk menulis dan mengedit kode sumber </w:t>
      </w:r>
      <w:r w:rsidRPr="009D74DB">
        <w:rPr>
          <w:i/>
          <w:iCs/>
        </w:rPr>
        <w:t>(source code</w:t>
      </w:r>
      <w:r w:rsidRPr="009D74DB">
        <w:t xml:space="preserve">). </w:t>
      </w:r>
      <w:r w:rsidRPr="009D74DB">
        <w:rPr>
          <w:lang w:val="sv-SE"/>
        </w:rPr>
        <w:t xml:space="preserve">Berbeda dengan </w:t>
      </w:r>
      <w:r w:rsidRPr="009D74DB">
        <w:rPr>
          <w:i/>
          <w:iCs/>
          <w:lang w:val="sv-SE"/>
        </w:rPr>
        <w:t>Integrated Development Environment</w:t>
      </w:r>
      <w:r w:rsidRPr="009D74DB">
        <w:rPr>
          <w:lang w:val="sv-SE"/>
        </w:rPr>
        <w:t xml:space="preserve"> (IDE) penuh yang terkadang berat dan lambat, code editor modern menawarkan kompromi antara kecepatan dan fitur yang kaya.</w:t>
      </w:r>
    </w:p>
    <w:p w14:paraId="64F71924" w14:textId="77777777" w:rsidR="00E87339" w:rsidRPr="009D74DB" w:rsidRDefault="00E87339" w:rsidP="00262518">
      <w:pPr>
        <w:pStyle w:val="ListParagraph"/>
        <w:spacing w:after="0" w:line="360" w:lineRule="auto"/>
        <w:ind w:left="1418" w:firstLine="0"/>
        <w:rPr>
          <w:lang w:val="sv-SE"/>
        </w:rPr>
      </w:pPr>
      <w:r w:rsidRPr="009D74DB">
        <w:rPr>
          <w:lang w:val="sv-SE"/>
        </w:rPr>
        <w:t xml:space="preserve">Salah satu </w:t>
      </w:r>
      <w:r w:rsidRPr="009D74DB">
        <w:rPr>
          <w:i/>
          <w:iCs/>
          <w:lang w:val="sv-SE"/>
        </w:rPr>
        <w:t>code editor</w:t>
      </w:r>
      <w:r w:rsidRPr="009D74DB">
        <w:rPr>
          <w:lang w:val="sv-SE"/>
        </w:rPr>
        <w:t xml:space="preserve"> yang paling populer dan banyak digunakan saat ini adalah Visual Studio Code (VS Code). Dikembangkan oleh Microsoft, VS Code menawarkan performa yang ringan namun dilengkapi dengan </w:t>
      </w:r>
      <w:r w:rsidRPr="009D74DB">
        <w:rPr>
          <w:i/>
          <w:iCs/>
          <w:lang w:val="sv-SE"/>
        </w:rPr>
        <w:t>ekosistem</w:t>
      </w:r>
      <w:r w:rsidRPr="009D74DB">
        <w:rPr>
          <w:lang w:val="sv-SE"/>
        </w:rPr>
        <w:t xml:space="preserve"> ekstensi yang sangat luas, integrasi </w:t>
      </w:r>
      <w:r w:rsidRPr="009D74DB">
        <w:rPr>
          <w:i/>
          <w:iCs/>
          <w:lang w:val="sv-SE"/>
        </w:rPr>
        <w:t>Git</w:t>
      </w:r>
      <w:r w:rsidRPr="009D74DB">
        <w:rPr>
          <w:lang w:val="sv-SE"/>
        </w:rPr>
        <w:t xml:space="preserve"> secara langsung, serta fitur </w:t>
      </w:r>
      <w:r w:rsidRPr="009D74DB">
        <w:rPr>
          <w:i/>
          <w:iCs/>
          <w:lang w:val="sv-SE"/>
        </w:rPr>
        <w:t>debugging</w:t>
      </w:r>
      <w:r w:rsidRPr="009D74DB">
        <w:rPr>
          <w:lang w:val="sv-SE"/>
        </w:rPr>
        <w:t xml:space="preserve"> yang andal. Keunggulan-keunggulan ini menjadikan VS Code sebagai pilihan utama bagi para pengembang untuk meningkatkan produktivitas dalam mengelola berbagai jenis bahasa pemrograman dan proyek perangkat lunak.</w:t>
      </w:r>
    </w:p>
    <w:p w14:paraId="768C6F57" w14:textId="77777777" w:rsidR="00E87339" w:rsidRPr="009D74DB" w:rsidRDefault="00E87339" w:rsidP="00262518">
      <w:pPr>
        <w:pStyle w:val="ListParagraph"/>
        <w:spacing w:after="0" w:line="360" w:lineRule="auto"/>
        <w:ind w:left="1418" w:firstLine="0"/>
      </w:pPr>
      <w:r w:rsidRPr="009D74DB">
        <w:rPr>
          <w:i/>
          <w:iCs/>
        </w:rPr>
        <w:t xml:space="preserve">Visual </w:t>
      </w:r>
      <w:r w:rsidRPr="009D74DB">
        <w:rPr>
          <w:lang w:val="sv-SE"/>
        </w:rPr>
        <w:t>Studio</w:t>
      </w:r>
      <w:r w:rsidRPr="009D74DB">
        <w:rPr>
          <w:i/>
          <w:iCs/>
        </w:rPr>
        <w:t xml:space="preserve"> Code</w:t>
      </w:r>
      <w:r w:rsidRPr="009D74DB">
        <w:t xml:space="preserve"> (VS Code) adalah </w:t>
      </w:r>
      <w:r w:rsidRPr="009D74DB">
        <w:rPr>
          <w:i/>
          <w:iCs/>
        </w:rPr>
        <w:t>source-code</w:t>
      </w:r>
      <w:r w:rsidRPr="009D74DB">
        <w:t xml:space="preserve"> editor gratis dan open-source yang dikembangkan oleh Microsoft. </w:t>
      </w:r>
      <w:r w:rsidRPr="009D74DB">
        <w:rPr>
          <w:lang w:val="sv-SE"/>
        </w:rPr>
        <w:t>Dibangun di atas kerangka kerja Electron, VS Code sangat ringan namun menyediakan fitur-fitur kelas industri (</w:t>
      </w:r>
      <w:r w:rsidRPr="009D74DB">
        <w:rPr>
          <w:i/>
          <w:iCs/>
          <w:lang w:val="sv-SE"/>
        </w:rPr>
        <w:t>enterprise-grade</w:t>
      </w:r>
      <w:r w:rsidRPr="009D74DB">
        <w:rPr>
          <w:lang w:val="sv-SE"/>
        </w:rPr>
        <w:t xml:space="preserve">). </w:t>
      </w:r>
      <w:r w:rsidRPr="009D74DB">
        <w:t>Fitur utama yang menjadikannya standar industri saat ini meliputi:</w:t>
      </w:r>
    </w:p>
    <w:p w14:paraId="049840B7" w14:textId="77777777" w:rsidR="00E87339" w:rsidRPr="009D74DB" w:rsidRDefault="00E87339" w:rsidP="00262518">
      <w:pPr>
        <w:pStyle w:val="ListParagraph"/>
        <w:numPr>
          <w:ilvl w:val="1"/>
          <w:numId w:val="42"/>
        </w:numPr>
        <w:spacing w:after="0" w:line="360" w:lineRule="auto"/>
        <w:ind w:left="1701" w:hanging="284"/>
        <w:rPr>
          <w:lang w:val="sv-SE"/>
        </w:rPr>
      </w:pPr>
      <w:r w:rsidRPr="009D74DB">
        <w:rPr>
          <w:i/>
          <w:iCs/>
          <w:lang w:val="sv-SE"/>
        </w:rPr>
        <w:t>IntelliSense</w:t>
      </w:r>
      <w:r w:rsidRPr="009D74DB">
        <w:rPr>
          <w:lang w:val="sv-SE"/>
        </w:rPr>
        <w:t xml:space="preserve">: Sistem </w:t>
      </w:r>
      <w:r w:rsidRPr="009D74DB">
        <w:rPr>
          <w:i/>
          <w:iCs/>
          <w:lang w:val="sv-SE"/>
        </w:rPr>
        <w:t>auto-complete</w:t>
      </w:r>
      <w:r w:rsidRPr="009D74DB">
        <w:rPr>
          <w:lang w:val="sv-SE"/>
        </w:rPr>
        <w:t xml:space="preserve"> cerdas yang tidak hanya menyelesaikan pengetikan kata, tetapi juga memberikan saran berdasarkan tipe variabel, definisi fungsi, dan modul pustaka yang diimpor.</w:t>
      </w:r>
    </w:p>
    <w:p w14:paraId="5FF7535E" w14:textId="77777777" w:rsidR="00E87339" w:rsidRPr="009D74DB" w:rsidRDefault="00E87339" w:rsidP="00262518">
      <w:pPr>
        <w:pStyle w:val="ListParagraph"/>
        <w:numPr>
          <w:ilvl w:val="1"/>
          <w:numId w:val="42"/>
        </w:numPr>
        <w:spacing w:after="0" w:line="360" w:lineRule="auto"/>
        <w:ind w:left="1701" w:hanging="284"/>
        <w:rPr>
          <w:lang w:val="sv-SE"/>
        </w:rPr>
      </w:pPr>
      <w:r w:rsidRPr="009D74DB">
        <w:rPr>
          <w:i/>
          <w:iCs/>
          <w:lang w:val="sv-SE"/>
        </w:rPr>
        <w:t>Integrated</w:t>
      </w:r>
      <w:r w:rsidRPr="009D74DB">
        <w:rPr>
          <w:lang w:val="sv-SE"/>
        </w:rPr>
        <w:t xml:space="preserve"> Terminal: Memungkinkan pengembang menjalankan perintah </w:t>
      </w:r>
      <w:r w:rsidRPr="009D74DB">
        <w:rPr>
          <w:i/>
          <w:iCs/>
          <w:lang w:val="sv-SE"/>
        </w:rPr>
        <w:t>Command Line Interface</w:t>
      </w:r>
      <w:r w:rsidRPr="009D74DB">
        <w:rPr>
          <w:lang w:val="sv-SE"/>
        </w:rPr>
        <w:t xml:space="preserve"> (CLI) langsung di dalam editor tanpa harus berpindah jendela aplikasi.</w:t>
      </w:r>
    </w:p>
    <w:p w14:paraId="2E462167" w14:textId="77777777" w:rsidR="00E87339" w:rsidRPr="009D74DB" w:rsidRDefault="00E87339" w:rsidP="00262518">
      <w:pPr>
        <w:pStyle w:val="ListParagraph"/>
        <w:numPr>
          <w:ilvl w:val="1"/>
          <w:numId w:val="42"/>
        </w:numPr>
        <w:spacing w:after="0" w:line="360" w:lineRule="auto"/>
        <w:ind w:left="1701" w:hanging="284"/>
        <w:rPr>
          <w:lang w:val="sv-SE"/>
        </w:rPr>
      </w:pPr>
      <w:r w:rsidRPr="009D74DB">
        <w:rPr>
          <w:lang w:val="sv-SE"/>
        </w:rPr>
        <w:lastRenderedPageBreak/>
        <w:t>Ekstensi (</w:t>
      </w:r>
      <w:r w:rsidRPr="009D74DB">
        <w:rPr>
          <w:i/>
          <w:iCs/>
          <w:lang w:val="sv-SE"/>
        </w:rPr>
        <w:t>Extensions</w:t>
      </w:r>
      <w:r w:rsidRPr="009D74DB">
        <w:rPr>
          <w:lang w:val="sv-SE"/>
        </w:rPr>
        <w:t>): Kemampuan untuk menambahkan dukungan bahasa pemrograman baru (seperti Python, C++, Java), linter untuk analisis statis kode, hingga alat pemformatan teks otomatis (seperti PEP8 untuk Python).</w:t>
      </w:r>
    </w:p>
    <w:p w14:paraId="537C479B" w14:textId="77777777" w:rsidR="00E87339" w:rsidRPr="009D74DB" w:rsidRDefault="00E87339" w:rsidP="00262518">
      <w:pPr>
        <w:pStyle w:val="ListParagraph"/>
        <w:numPr>
          <w:ilvl w:val="1"/>
          <w:numId w:val="42"/>
        </w:numPr>
        <w:spacing w:after="0" w:line="360" w:lineRule="auto"/>
        <w:ind w:left="1701" w:hanging="284"/>
        <w:rPr>
          <w:lang w:val="en-ID"/>
        </w:rPr>
      </w:pPr>
      <w:r w:rsidRPr="009D74DB">
        <w:rPr>
          <w:i/>
          <w:iCs/>
        </w:rPr>
        <w:t>Source Control Integration</w:t>
      </w:r>
      <w:r w:rsidRPr="009D74DB">
        <w:t xml:space="preserve">: Integrasi langsung dengan Git untuk memantau perubahan file secara </w:t>
      </w:r>
      <w:r w:rsidRPr="009D74DB">
        <w:rPr>
          <w:i/>
          <w:iCs/>
        </w:rPr>
        <w:t>real-time</w:t>
      </w:r>
      <w:r w:rsidRPr="009D74DB">
        <w:t>.</w:t>
      </w:r>
    </w:p>
    <w:p w14:paraId="61D3E152" w14:textId="77777777" w:rsidR="00E87339" w:rsidRPr="009D74DB" w:rsidRDefault="00E87339" w:rsidP="00262518">
      <w:pPr>
        <w:pStyle w:val="ListParagraph"/>
        <w:numPr>
          <w:ilvl w:val="0"/>
          <w:numId w:val="41"/>
        </w:numPr>
        <w:spacing w:after="0" w:line="360" w:lineRule="auto"/>
        <w:ind w:left="1418" w:hanging="284"/>
        <w:rPr>
          <w:lang w:val="en-ID"/>
        </w:rPr>
      </w:pPr>
      <w:r w:rsidRPr="009D74DB">
        <w:rPr>
          <w:i/>
          <w:iCs/>
        </w:rPr>
        <w:t xml:space="preserve">Python Virtual Environment </w:t>
      </w:r>
      <w:r w:rsidRPr="009D74DB">
        <w:t>(venv)</w:t>
      </w:r>
    </w:p>
    <w:p w14:paraId="1877E2BB" w14:textId="77777777" w:rsidR="00E87339" w:rsidRPr="009D74DB" w:rsidRDefault="00E87339" w:rsidP="00262518">
      <w:pPr>
        <w:pStyle w:val="ListParagraph"/>
        <w:spacing w:after="0" w:line="360" w:lineRule="auto"/>
        <w:ind w:left="1418" w:firstLine="0"/>
        <w:rPr>
          <w:lang w:val="sv-SE"/>
        </w:rPr>
      </w:pPr>
      <w:r w:rsidRPr="009D74DB">
        <w:rPr>
          <w:lang w:val="sv-SE"/>
        </w:rPr>
        <w:t>Dalam pengembangan aplikasi skala menengah hingga besar, manajemen dependensi (</w:t>
      </w:r>
      <w:r w:rsidRPr="009D74DB">
        <w:rPr>
          <w:i/>
          <w:iCs/>
          <w:lang w:val="sv-SE"/>
        </w:rPr>
        <w:t>dependency management</w:t>
      </w:r>
      <w:r w:rsidRPr="009D74DB">
        <w:rPr>
          <w:lang w:val="sv-SE"/>
        </w:rPr>
        <w:t>) adalah hal yang krusial. Secara default, pustaka (</w:t>
      </w:r>
      <w:r w:rsidRPr="009D74DB">
        <w:rPr>
          <w:i/>
          <w:iCs/>
          <w:lang w:val="sv-SE"/>
        </w:rPr>
        <w:t>library</w:t>
      </w:r>
      <w:r w:rsidRPr="009D74DB">
        <w:rPr>
          <w:lang w:val="sv-SE"/>
        </w:rPr>
        <w:t>) pihak ketiga yang diinstal melalui pip (</w:t>
      </w:r>
      <w:r w:rsidRPr="009D74DB">
        <w:rPr>
          <w:i/>
          <w:iCs/>
          <w:lang w:val="sv-SE"/>
        </w:rPr>
        <w:t>Python Package Installer</w:t>
      </w:r>
      <w:r w:rsidRPr="009D74DB">
        <w:rPr>
          <w:lang w:val="sv-SE"/>
        </w:rPr>
        <w:t xml:space="preserve">) akan disimpan di direktori global sistem operasi. Pendekatan ini akan memicu fenomena yang dikenal sebagai </w:t>
      </w:r>
      <w:r w:rsidRPr="009D74DB">
        <w:rPr>
          <w:i/>
          <w:iCs/>
          <w:lang w:val="sv-SE"/>
        </w:rPr>
        <w:t>Dependency Hell</w:t>
      </w:r>
      <w:r w:rsidRPr="009D74DB">
        <w:rPr>
          <w:lang w:val="sv-SE"/>
        </w:rPr>
        <w:t xml:space="preserve">, yaitu konflik versi pustaka ketika beberapa proyek di satu komputer membutuhkan versi pustaka yang berbeda (misalnya, Proyek A membutuhkan </w:t>
      </w:r>
      <w:r w:rsidRPr="009D74DB">
        <w:rPr>
          <w:i/>
          <w:iCs/>
          <w:lang w:val="sv-SE"/>
        </w:rPr>
        <w:t>SQLAlchemy</w:t>
      </w:r>
      <w:r w:rsidRPr="009D74DB">
        <w:rPr>
          <w:lang w:val="sv-SE"/>
        </w:rPr>
        <w:t xml:space="preserve"> v1.4, sedangkan Proyek B membutuhkan </w:t>
      </w:r>
      <w:r w:rsidRPr="009D74DB">
        <w:rPr>
          <w:i/>
          <w:iCs/>
          <w:lang w:val="sv-SE"/>
        </w:rPr>
        <w:t>SQLAlchemy</w:t>
      </w:r>
      <w:r w:rsidRPr="009D74DB">
        <w:rPr>
          <w:lang w:val="sv-SE"/>
        </w:rPr>
        <w:t xml:space="preserve"> v2.0).</w:t>
      </w:r>
    </w:p>
    <w:p w14:paraId="4A41CE8A" w14:textId="77777777" w:rsidR="00E87339" w:rsidRPr="009D74DB" w:rsidRDefault="00E87339" w:rsidP="00262518">
      <w:pPr>
        <w:pStyle w:val="ListParagraph"/>
        <w:spacing w:after="0" w:line="360" w:lineRule="auto"/>
        <w:ind w:left="1418" w:firstLine="0"/>
        <w:rPr>
          <w:lang w:val="sv-SE"/>
        </w:rPr>
      </w:pPr>
      <w:r w:rsidRPr="009D74DB">
        <w:rPr>
          <w:lang w:val="sv-SE"/>
        </w:rPr>
        <w:t xml:space="preserve">Untuk mengatasi masalah ini, Python menyediakan modul bawaan bernama venv yang berfungsi menciptakan </w:t>
      </w:r>
      <w:r w:rsidRPr="009D74DB">
        <w:rPr>
          <w:i/>
          <w:iCs/>
          <w:lang w:val="sv-SE"/>
        </w:rPr>
        <w:t>Virtual Environment</w:t>
      </w:r>
      <w:r w:rsidRPr="009D74DB">
        <w:rPr>
          <w:lang w:val="sv-SE"/>
        </w:rPr>
        <w:t xml:space="preserve"> (Lingkungan Virtual). </w:t>
      </w:r>
      <w:r w:rsidRPr="009D74DB">
        <w:rPr>
          <w:i/>
          <w:iCs/>
          <w:lang w:val="sv-SE"/>
        </w:rPr>
        <w:t>Virtual environment</w:t>
      </w:r>
      <w:r w:rsidRPr="009D74DB">
        <w:rPr>
          <w:lang w:val="sv-SE"/>
        </w:rPr>
        <w:t xml:space="preserve"> adalah struktur direktori yang terisolasi sepenuhnya dari instalasi </w:t>
      </w:r>
      <w:r w:rsidRPr="009D74DB">
        <w:rPr>
          <w:i/>
          <w:iCs/>
          <w:lang w:val="sv-SE"/>
        </w:rPr>
        <w:t>Python</w:t>
      </w:r>
      <w:r w:rsidRPr="009D74DB">
        <w:rPr>
          <w:lang w:val="sv-SE"/>
        </w:rPr>
        <w:t xml:space="preserve"> global. Ketika virtual environment diaktifkan, </w:t>
      </w:r>
      <w:r w:rsidRPr="009D74DB">
        <w:rPr>
          <w:i/>
          <w:iCs/>
          <w:lang w:val="sv-SE"/>
        </w:rPr>
        <w:t>Python</w:t>
      </w:r>
      <w:r w:rsidRPr="009D74DB">
        <w:rPr>
          <w:lang w:val="sv-SE"/>
        </w:rPr>
        <w:t xml:space="preserve"> akan membuat salinan interpreter (</w:t>
      </w:r>
      <w:r w:rsidRPr="009D74DB">
        <w:rPr>
          <w:i/>
          <w:iCs/>
          <w:lang w:val="sv-SE"/>
        </w:rPr>
        <w:t>biner Python</w:t>
      </w:r>
      <w:r w:rsidRPr="009D74DB">
        <w:rPr>
          <w:lang w:val="sv-SE"/>
        </w:rPr>
        <w:t xml:space="preserve">) dan folder </w:t>
      </w:r>
      <w:r w:rsidRPr="009D74DB">
        <w:rPr>
          <w:i/>
          <w:iCs/>
          <w:lang w:val="sv-SE"/>
        </w:rPr>
        <w:t>site-packages</w:t>
      </w:r>
      <w:r w:rsidRPr="009D74DB">
        <w:rPr>
          <w:lang w:val="sv-SE"/>
        </w:rPr>
        <w:t xml:space="preserve"> lokal. Dengan demikian, pengembang dapat menginstal, memperbarui, atau menghapus pustaka secara aman di dalam folder proyek tersebut tanpa memberikan dampak atau kerusakan pada proyek lain maupun pada sistem operasi utama. Praktik ini merupakan standar wajib dalam rekayasa perangkat lunak untuk menjaga konsistensi lingkungan kerja, terutama saat kode didistribusikan antar anggota tim pengembang.</w:t>
      </w:r>
    </w:p>
    <w:p w14:paraId="599D5D39" w14:textId="77777777" w:rsidR="00E87339" w:rsidRPr="009D74DB" w:rsidRDefault="00E87339" w:rsidP="00262518">
      <w:pPr>
        <w:pStyle w:val="ListParagraph"/>
        <w:spacing w:after="0" w:line="360" w:lineRule="auto"/>
        <w:ind w:left="1418" w:firstLine="0"/>
        <w:rPr>
          <w:lang w:val="sv-SE"/>
        </w:rPr>
      </w:pPr>
      <w:r w:rsidRPr="009D74DB">
        <w:rPr>
          <w:lang w:val="sv-SE"/>
        </w:rPr>
        <w:t xml:space="preserve">Selain </w:t>
      </w:r>
      <w:r w:rsidRPr="009D74DB">
        <w:rPr>
          <w:i/>
          <w:iCs/>
          <w:lang w:val="sv-SE"/>
        </w:rPr>
        <w:t>mencegah</w:t>
      </w:r>
      <w:r w:rsidRPr="009D74DB">
        <w:rPr>
          <w:lang w:val="sv-SE"/>
        </w:rPr>
        <w:t xml:space="preserve"> konflik dependensi, penggunaan venv juga mempermudah proses kolaborasi dan replikasi lingkungan kerja </w:t>
      </w:r>
      <w:r w:rsidRPr="009D74DB">
        <w:rPr>
          <w:lang w:val="sv-SE"/>
        </w:rPr>
        <w:lastRenderedPageBreak/>
        <w:t xml:space="preserve">melalui berkas </w:t>
      </w:r>
      <w:r w:rsidRPr="009D74DB">
        <w:rPr>
          <w:i/>
          <w:iCs/>
          <w:lang w:val="sv-SE"/>
        </w:rPr>
        <w:t>requirements.txt.</w:t>
      </w:r>
      <w:r w:rsidRPr="009D74DB">
        <w:rPr>
          <w:lang w:val="sv-SE"/>
        </w:rPr>
        <w:t xml:space="preserve"> Dalam berkas ini, seluruh daftar pustaka beserta versi spesifik yang digunakan dalam proyek dapat dicatat, sehingga pengembang lain cukup menjalankan satu perintah untuk menginstal seluruh dependensi yang identik. Hal ini memastikan bahwa aplikasi dapat berjalan dengan stabil dan konsisten di berbagai perangkat pengembangan maupun saat diunggah ke lingkungan produksi (</w:t>
      </w:r>
      <w:r w:rsidRPr="009D74DB">
        <w:rPr>
          <w:i/>
          <w:iCs/>
          <w:lang w:val="sv-SE"/>
        </w:rPr>
        <w:t>production environment</w:t>
      </w:r>
      <w:r w:rsidRPr="009D74DB">
        <w:rPr>
          <w:lang w:val="sv-SE"/>
        </w:rPr>
        <w:t>).</w:t>
      </w:r>
    </w:p>
    <w:p w14:paraId="050E2C6D" w14:textId="32DC9F3C" w:rsidR="00E87339" w:rsidRPr="009D74DB" w:rsidRDefault="00AA55CC" w:rsidP="00262518">
      <w:pPr>
        <w:pStyle w:val="ListParagraph"/>
        <w:numPr>
          <w:ilvl w:val="0"/>
          <w:numId w:val="41"/>
        </w:numPr>
        <w:spacing w:after="0" w:line="360" w:lineRule="auto"/>
        <w:ind w:left="1418" w:hanging="284"/>
        <w:rPr>
          <w:lang w:val="en-ID"/>
        </w:rPr>
      </w:pPr>
      <w:r w:rsidRPr="009D74DB">
        <w:rPr>
          <w:i/>
          <w:iCs/>
        </w:rPr>
        <w:t xml:space="preserve">Version Control System </w:t>
      </w:r>
      <w:r w:rsidR="00E87339" w:rsidRPr="009D74DB">
        <w:t>(VCS)</w:t>
      </w:r>
    </w:p>
    <w:p w14:paraId="0BCB077A" w14:textId="22AB449A" w:rsidR="00E87339" w:rsidRPr="009D74DB" w:rsidRDefault="00AA55CC" w:rsidP="00262518">
      <w:pPr>
        <w:pStyle w:val="ListParagraph"/>
        <w:spacing w:after="0" w:line="360" w:lineRule="auto"/>
        <w:ind w:left="1418" w:firstLine="0"/>
      </w:pPr>
      <w:r w:rsidRPr="009D74DB">
        <w:rPr>
          <w:i/>
          <w:iCs/>
        </w:rPr>
        <w:t xml:space="preserve">Version Control System </w:t>
      </w:r>
      <w:r w:rsidR="00E87339" w:rsidRPr="009D74DB">
        <w:t xml:space="preserve">(Sistem Pengontrol Versi) adalah sebuah sistem perangkat lunak yang merekam setiap perubahan yang terjadi pada </w:t>
      </w:r>
      <w:r w:rsidR="00E87339" w:rsidRPr="009D74DB">
        <w:rPr>
          <w:lang w:val="sv-SE"/>
        </w:rPr>
        <w:t>berkas</w:t>
      </w:r>
      <w:r w:rsidR="00E87339" w:rsidRPr="009D74DB">
        <w:t xml:space="preserve"> atau kumpulan berkas dari waktu ke waktu, sehingga pengembang dapat memanggil kembali versi spesifik di masa lalu jika diperlukan. VCS dirancang untuk menjawab masalah kolaborasi klasik: bagaimana puluhan atau ratusan pemrogram dapat mengedit ribuan file kode yang sama secara bersamaan tanpa saling menimpa (</w:t>
      </w:r>
      <w:r w:rsidR="00E87339" w:rsidRPr="009D74DB">
        <w:rPr>
          <w:i/>
          <w:iCs/>
        </w:rPr>
        <w:t>overwrite</w:t>
      </w:r>
      <w:r w:rsidR="00E87339" w:rsidRPr="009D74DB">
        <w:t>) atau merusak pekerjaan satu sama lain.</w:t>
      </w:r>
    </w:p>
    <w:p w14:paraId="06EA7771" w14:textId="77777777" w:rsidR="00E87339" w:rsidRPr="009D74DB" w:rsidRDefault="00E87339" w:rsidP="00262518">
      <w:pPr>
        <w:pStyle w:val="ListParagraph"/>
        <w:spacing w:after="0" w:line="360" w:lineRule="auto"/>
        <w:ind w:left="1418" w:firstLine="0"/>
        <w:rPr>
          <w:lang w:val="sv-SE"/>
        </w:rPr>
      </w:pPr>
      <w:r w:rsidRPr="009D74DB">
        <w:rPr>
          <w:lang w:val="sv-SE"/>
        </w:rPr>
        <w:t>Secara umum, VCS dibagi menjadi dua paradigma utama:</w:t>
      </w:r>
    </w:p>
    <w:p w14:paraId="6BF4CC4A" w14:textId="77777777" w:rsidR="00E87339" w:rsidRPr="009D74DB" w:rsidRDefault="00E87339" w:rsidP="00262518">
      <w:pPr>
        <w:pStyle w:val="ListParagraph"/>
        <w:numPr>
          <w:ilvl w:val="3"/>
          <w:numId w:val="52"/>
        </w:numPr>
        <w:spacing w:after="0" w:line="360" w:lineRule="auto"/>
        <w:ind w:left="1701" w:hanging="284"/>
        <w:rPr>
          <w:lang w:val="sv-SE"/>
        </w:rPr>
      </w:pPr>
      <w:r w:rsidRPr="009D74DB">
        <w:rPr>
          <w:i/>
          <w:iCs/>
          <w:lang w:val="sv-SE"/>
        </w:rPr>
        <w:t>Centralized</w:t>
      </w:r>
      <w:r w:rsidRPr="009D74DB">
        <w:rPr>
          <w:lang w:val="sv-SE"/>
        </w:rPr>
        <w:t xml:space="preserve"> VCS (CVCS): Menggunakan satu repositori terpusat di sebuah </w:t>
      </w:r>
      <w:r w:rsidRPr="009D74DB">
        <w:rPr>
          <w:i/>
          <w:iCs/>
          <w:lang w:val="sv-SE"/>
        </w:rPr>
        <w:t>server.</w:t>
      </w:r>
      <w:r w:rsidRPr="009D74DB">
        <w:rPr>
          <w:lang w:val="sv-SE"/>
        </w:rPr>
        <w:t xml:space="preserve"> Semua pengembang mengambil (</w:t>
      </w:r>
      <w:r w:rsidRPr="009D74DB">
        <w:rPr>
          <w:i/>
          <w:iCs/>
          <w:lang w:val="sv-SE"/>
        </w:rPr>
        <w:t>checkout</w:t>
      </w:r>
      <w:r w:rsidRPr="009D74DB">
        <w:rPr>
          <w:lang w:val="sv-SE"/>
        </w:rPr>
        <w:t>) dan menyimpan (</w:t>
      </w:r>
      <w:r w:rsidRPr="009D74DB">
        <w:rPr>
          <w:i/>
          <w:iCs/>
          <w:lang w:val="sv-SE"/>
        </w:rPr>
        <w:t>commit</w:t>
      </w:r>
      <w:r w:rsidRPr="009D74DB">
        <w:rPr>
          <w:lang w:val="sv-SE"/>
        </w:rPr>
        <w:t xml:space="preserve">) file langsung ke server tersebut (contoh: </w:t>
      </w:r>
      <w:r w:rsidRPr="009D74DB">
        <w:rPr>
          <w:i/>
          <w:iCs/>
          <w:lang w:val="sv-SE"/>
        </w:rPr>
        <w:t>Subversion</w:t>
      </w:r>
      <w:r w:rsidRPr="009D74DB">
        <w:rPr>
          <w:lang w:val="sv-SE"/>
        </w:rPr>
        <w:t xml:space="preserve">/SVN). Kelemahannya, jika </w:t>
      </w:r>
      <w:r w:rsidRPr="009D74DB">
        <w:rPr>
          <w:i/>
          <w:iCs/>
          <w:lang w:val="sv-SE"/>
        </w:rPr>
        <w:t>server</w:t>
      </w:r>
      <w:r w:rsidRPr="009D74DB">
        <w:rPr>
          <w:lang w:val="sv-SE"/>
        </w:rPr>
        <w:t xml:space="preserve"> mati, tidak ada yang bisa berkolaborasi.</w:t>
      </w:r>
    </w:p>
    <w:p w14:paraId="294E3376" w14:textId="77777777" w:rsidR="00E87339" w:rsidRPr="009D74DB" w:rsidRDefault="00E87339" w:rsidP="00262518">
      <w:pPr>
        <w:pStyle w:val="ListParagraph"/>
        <w:numPr>
          <w:ilvl w:val="3"/>
          <w:numId w:val="52"/>
        </w:numPr>
        <w:spacing w:after="0" w:line="360" w:lineRule="auto"/>
        <w:ind w:left="1701" w:hanging="284"/>
        <w:rPr>
          <w:lang w:val="sv-SE"/>
        </w:rPr>
      </w:pPr>
      <w:r w:rsidRPr="009D74DB">
        <w:rPr>
          <w:i/>
          <w:iCs/>
          <w:lang w:val="sv-SE"/>
        </w:rPr>
        <w:t>Distributed</w:t>
      </w:r>
      <w:r w:rsidRPr="009D74DB">
        <w:rPr>
          <w:lang w:val="sv-SE"/>
        </w:rPr>
        <w:t xml:space="preserve"> VCS (DVCS): Setiap pengembang memiliki salinan penuh dari seluruh repositori beserta riwayat perubahannya di komputer lokal masing-masing. Paradigma ini jauh lebih aman, cepat, dan memungkinkan pengembang tetap bekerja dalam keadaan </w:t>
      </w:r>
      <w:r w:rsidRPr="009D74DB">
        <w:rPr>
          <w:i/>
          <w:iCs/>
          <w:lang w:val="sv-SE"/>
        </w:rPr>
        <w:t>offline</w:t>
      </w:r>
      <w:r w:rsidRPr="009D74DB">
        <w:rPr>
          <w:lang w:val="sv-SE"/>
        </w:rPr>
        <w:t>.</w:t>
      </w:r>
    </w:p>
    <w:p w14:paraId="38190405" w14:textId="30D35C0C" w:rsidR="00E87339" w:rsidRPr="009D74DB" w:rsidRDefault="00E87339" w:rsidP="00262518">
      <w:pPr>
        <w:pStyle w:val="ListParagraph"/>
        <w:spacing w:after="0" w:line="360" w:lineRule="auto"/>
        <w:ind w:left="1418" w:firstLine="0"/>
        <w:rPr>
          <w:lang w:val="sv-SE"/>
        </w:rPr>
      </w:pPr>
      <w:r w:rsidRPr="009D74DB">
        <w:rPr>
          <w:lang w:val="sv-SE"/>
        </w:rPr>
        <w:t xml:space="preserve">Implementasi paling populer dari </w:t>
      </w:r>
      <w:r w:rsidRPr="009D74DB">
        <w:rPr>
          <w:i/>
          <w:iCs/>
          <w:lang w:val="sv-SE"/>
        </w:rPr>
        <w:t xml:space="preserve">Distributed </w:t>
      </w:r>
      <w:r w:rsidR="00AA55CC" w:rsidRPr="009D74DB">
        <w:rPr>
          <w:i/>
          <w:iCs/>
          <w:lang w:val="sv-SE"/>
        </w:rPr>
        <w:t xml:space="preserve">Version Control System </w:t>
      </w:r>
      <w:r w:rsidRPr="009D74DB">
        <w:rPr>
          <w:lang w:val="sv-SE"/>
        </w:rPr>
        <w:t xml:space="preserve">(DVCS) saat ini adalah Git, yang sering dipadukan dengan platform layanan berbasis </w:t>
      </w:r>
      <w:r w:rsidRPr="009D74DB">
        <w:rPr>
          <w:i/>
          <w:iCs/>
          <w:lang w:val="sv-SE"/>
        </w:rPr>
        <w:t>cloud</w:t>
      </w:r>
      <w:r w:rsidRPr="009D74DB">
        <w:rPr>
          <w:lang w:val="sv-SE"/>
        </w:rPr>
        <w:t xml:space="preserve"> seperti GitHub, GitLab, atau Bitbucket. Melalui kombinasi ini, tim pengembang tidak hanya </w:t>
      </w:r>
      <w:r w:rsidRPr="009D74DB">
        <w:rPr>
          <w:lang w:val="sv-SE"/>
        </w:rPr>
        <w:lastRenderedPageBreak/>
        <w:t xml:space="preserve">dapat mengelola riwayat perubahan kode secara lokal, tetapi juga memanfaatkan fitur-fitur penting seperti </w:t>
      </w:r>
      <w:r w:rsidRPr="009D74DB">
        <w:rPr>
          <w:i/>
          <w:iCs/>
          <w:lang w:val="sv-SE"/>
        </w:rPr>
        <w:t>pull request</w:t>
      </w:r>
      <w:r w:rsidRPr="009D74DB">
        <w:rPr>
          <w:lang w:val="sv-SE"/>
        </w:rPr>
        <w:t xml:space="preserve"> / </w:t>
      </w:r>
      <w:r w:rsidRPr="009D74DB">
        <w:rPr>
          <w:i/>
          <w:iCs/>
          <w:lang w:val="sv-SE"/>
        </w:rPr>
        <w:t>merge request</w:t>
      </w:r>
      <w:r w:rsidRPr="009D74DB">
        <w:rPr>
          <w:lang w:val="sv-SE"/>
        </w:rPr>
        <w:t>, peninjauan kode (</w:t>
      </w:r>
      <w:r w:rsidRPr="009D74DB">
        <w:rPr>
          <w:i/>
          <w:iCs/>
          <w:lang w:val="sv-SE"/>
        </w:rPr>
        <w:t>code re</w:t>
      </w:r>
      <w:r w:rsidR="000B473E" w:rsidRPr="009D74DB">
        <w:rPr>
          <w:i/>
          <w:iCs/>
          <w:lang w:val="sv-SE"/>
        </w:rPr>
        <w:t>View</w:t>
      </w:r>
      <w:r w:rsidRPr="009D74DB">
        <w:rPr>
          <w:lang w:val="sv-SE"/>
        </w:rPr>
        <w:t>), pencatatan masalah (</w:t>
      </w:r>
      <w:r w:rsidRPr="009D74DB">
        <w:rPr>
          <w:i/>
          <w:iCs/>
          <w:lang w:val="sv-SE"/>
        </w:rPr>
        <w:t>issue tracking</w:t>
      </w:r>
      <w:r w:rsidRPr="009D74DB">
        <w:rPr>
          <w:lang w:val="sv-SE"/>
        </w:rPr>
        <w:t xml:space="preserve">), dan otomatisasi </w:t>
      </w:r>
      <w:r w:rsidRPr="009D74DB">
        <w:rPr>
          <w:i/>
          <w:iCs/>
          <w:lang w:val="sv-SE"/>
        </w:rPr>
        <w:t>CI/CD</w:t>
      </w:r>
      <w:r w:rsidRPr="009D74DB">
        <w:rPr>
          <w:lang w:val="sv-SE"/>
        </w:rPr>
        <w:t xml:space="preserve"> untuk mempermudah proses integrasi serta pengujian perangkat lunak secara berkelanjutan.</w:t>
      </w:r>
    </w:p>
    <w:p w14:paraId="32BBF89A" w14:textId="77777777" w:rsidR="00E87339" w:rsidRPr="009D74DB" w:rsidRDefault="00E87339" w:rsidP="00262518">
      <w:pPr>
        <w:pStyle w:val="ListParagraph"/>
        <w:numPr>
          <w:ilvl w:val="0"/>
          <w:numId w:val="41"/>
        </w:numPr>
        <w:spacing w:after="0" w:line="360" w:lineRule="auto"/>
        <w:ind w:left="1418" w:hanging="284"/>
        <w:rPr>
          <w:lang w:val="en-ID"/>
        </w:rPr>
      </w:pPr>
      <w:r w:rsidRPr="009D74DB">
        <w:t>Git dan GitHub</w:t>
      </w:r>
    </w:p>
    <w:p w14:paraId="703CFC0B" w14:textId="2068A605" w:rsidR="00E87339" w:rsidRPr="009D74DB" w:rsidRDefault="00E87339" w:rsidP="00262518">
      <w:pPr>
        <w:pStyle w:val="ListParagraph"/>
        <w:spacing w:after="0" w:line="360" w:lineRule="auto"/>
        <w:ind w:left="1418" w:firstLine="0"/>
      </w:pPr>
      <w:r w:rsidRPr="009D74DB">
        <w:rPr>
          <w:lang w:val="sv-SE"/>
        </w:rPr>
        <w:t xml:space="preserve">Git adalah implementasi dari </w:t>
      </w:r>
      <w:r w:rsidRPr="009D74DB">
        <w:rPr>
          <w:i/>
          <w:iCs/>
          <w:lang w:val="sv-SE"/>
        </w:rPr>
        <w:t xml:space="preserve">Distributed </w:t>
      </w:r>
      <w:r w:rsidR="00AA55CC" w:rsidRPr="009D74DB">
        <w:rPr>
          <w:i/>
          <w:iCs/>
          <w:lang w:val="sv-SE"/>
        </w:rPr>
        <w:t xml:space="preserve">Version Control System </w:t>
      </w:r>
      <w:r w:rsidRPr="009D74DB">
        <w:rPr>
          <w:lang w:val="sv-SE"/>
        </w:rPr>
        <w:t xml:space="preserve">(DVCS) yang diciptakan oleh Linus Torvalds pada tahun 2005. Git bekerja melalui antarmuka baris perintah (CLI) dan beroperasi secara lokal di komputer pengembang. </w:t>
      </w:r>
      <w:r w:rsidRPr="009D74DB">
        <w:t>Tiga konsep ruang kerja utama dalam Git adalah:</w:t>
      </w:r>
    </w:p>
    <w:p w14:paraId="6E9E1280" w14:textId="77777777" w:rsidR="00E87339" w:rsidRPr="009D74DB" w:rsidRDefault="00E87339" w:rsidP="00262518">
      <w:pPr>
        <w:pStyle w:val="ListParagraph"/>
        <w:numPr>
          <w:ilvl w:val="2"/>
          <w:numId w:val="43"/>
        </w:numPr>
        <w:spacing w:after="0" w:line="360" w:lineRule="auto"/>
        <w:ind w:left="1701" w:hanging="284"/>
        <w:rPr>
          <w:lang w:val="en-ID"/>
        </w:rPr>
      </w:pPr>
      <w:r w:rsidRPr="009D74DB">
        <w:rPr>
          <w:i/>
          <w:iCs/>
        </w:rPr>
        <w:t>Working Directory:</w:t>
      </w:r>
      <w:r w:rsidRPr="009D74DB">
        <w:t xml:space="preserve"> Direktori tempat file proyek sedang dimodifikasi secara aktual.</w:t>
      </w:r>
    </w:p>
    <w:p w14:paraId="4138B6E7" w14:textId="77777777" w:rsidR="00E87339" w:rsidRPr="009D74DB" w:rsidRDefault="00E87339" w:rsidP="00262518">
      <w:pPr>
        <w:pStyle w:val="ListParagraph"/>
        <w:numPr>
          <w:ilvl w:val="2"/>
          <w:numId w:val="43"/>
        </w:numPr>
        <w:spacing w:after="0" w:line="360" w:lineRule="auto"/>
        <w:ind w:left="1701" w:hanging="284"/>
        <w:rPr>
          <w:lang w:val="en-ID"/>
        </w:rPr>
      </w:pPr>
      <w:r w:rsidRPr="009D74DB">
        <w:rPr>
          <w:i/>
          <w:iCs/>
        </w:rPr>
        <w:t>Staging Area</w:t>
      </w:r>
      <w:r w:rsidRPr="009D74DB">
        <w:t xml:space="preserve"> (Index): Ruang transit tempat file yang telah dimodifikasi didaftarkan sebelum disimpan secara permanen.</w:t>
      </w:r>
    </w:p>
    <w:p w14:paraId="37CDA63E" w14:textId="77777777" w:rsidR="00E87339" w:rsidRPr="009D74DB" w:rsidRDefault="00E87339" w:rsidP="00262518">
      <w:pPr>
        <w:pStyle w:val="ListParagraph"/>
        <w:numPr>
          <w:ilvl w:val="2"/>
          <w:numId w:val="43"/>
        </w:numPr>
        <w:spacing w:after="0" w:line="360" w:lineRule="auto"/>
        <w:ind w:left="1701" w:hanging="284"/>
        <w:rPr>
          <w:lang w:val="en-ID"/>
        </w:rPr>
      </w:pPr>
      <w:r w:rsidRPr="009D74DB">
        <w:rPr>
          <w:i/>
          <w:iCs/>
        </w:rPr>
        <w:t>Local Repository</w:t>
      </w:r>
      <w:r w:rsidRPr="009D74DB">
        <w:t>: Basis data internal Git tempat riwayat perubahan disimpan secara permanen melalui perintah commit.</w:t>
      </w:r>
    </w:p>
    <w:p w14:paraId="78B63877" w14:textId="2274AF68" w:rsidR="00FF12A7" w:rsidRPr="009D74DB" w:rsidRDefault="00E87339" w:rsidP="00262518">
      <w:pPr>
        <w:pStyle w:val="ListParagraph"/>
        <w:spacing w:after="0" w:line="360" w:lineRule="auto"/>
        <w:ind w:left="1418" w:firstLine="0"/>
      </w:pPr>
      <w:r w:rsidRPr="009D74DB">
        <w:t xml:space="preserve">Sementara itu, GitHub adalah platform layanan </w:t>
      </w:r>
      <w:r w:rsidRPr="009D74DB">
        <w:rPr>
          <w:i/>
          <w:iCs/>
        </w:rPr>
        <w:t>cloud-based hosting</w:t>
      </w:r>
      <w:r w:rsidRPr="009D74DB">
        <w:t xml:space="preserve"> untuk repositori Git. Sering kali pemula menyamakan Git dengan GitHub, padahal keduanya berbeda; Git adalah alat pengontrol versinya, sedangkan GitHub adalah tempat menyimpan repositori Git tersebut secara daring (</w:t>
      </w:r>
      <w:r w:rsidRPr="009D74DB">
        <w:rPr>
          <w:i/>
          <w:iCs/>
        </w:rPr>
        <w:t>online</w:t>
      </w:r>
      <w:r w:rsidRPr="009D74DB">
        <w:t xml:space="preserve">). GitHub menyediakan antarmuka grafis (GUI) berbasis web dan menambahkan fitur kolaborasi berstandar industri seperti </w:t>
      </w:r>
      <w:r w:rsidRPr="009D74DB">
        <w:rPr>
          <w:i/>
          <w:iCs/>
        </w:rPr>
        <w:t>Pull Requests</w:t>
      </w:r>
      <w:r w:rsidRPr="009D74DB">
        <w:t xml:space="preserve"> (mekanisme pengajuan perubahan kode antar pengembang), </w:t>
      </w:r>
      <w:r w:rsidRPr="009D74DB">
        <w:rPr>
          <w:i/>
          <w:iCs/>
        </w:rPr>
        <w:t>Issue Tracking</w:t>
      </w:r>
      <w:r w:rsidRPr="009D74DB">
        <w:t xml:space="preserve"> (pelacakan bug dan tugas), serta integrasi berkelanjutan (CI/CD) melalui GitHub </w:t>
      </w:r>
      <w:r w:rsidRPr="009D74DB">
        <w:rPr>
          <w:i/>
          <w:iCs/>
        </w:rPr>
        <w:t>Actions</w:t>
      </w:r>
      <w:r w:rsidRPr="009D74DB">
        <w:t>, yang menjadikannya ekosistem pengembangan perangkat lunak terbesar di dunia. Singkatnya, Git berfungsi untuk mengelola dan merekam riwayat perubahan kode di tingkat lokal, sedangkan GitHub menjadi wadah untuk menyimpan, membagikan, dan mengolaborasikan kode tersebut secara daring bersama</w:t>
      </w:r>
      <w:r w:rsidR="00FF12A7" w:rsidRPr="009D74DB">
        <w:t>.</w:t>
      </w:r>
    </w:p>
    <w:p w14:paraId="71BBDBF0" w14:textId="354B6362" w:rsidR="00FF12A7" w:rsidRPr="009D74DB" w:rsidRDefault="00FF12A7" w:rsidP="00262518">
      <w:pPr>
        <w:pStyle w:val="Heading3"/>
        <w:numPr>
          <w:ilvl w:val="0"/>
          <w:numId w:val="27"/>
        </w:numPr>
        <w:spacing w:before="0" w:line="360" w:lineRule="auto"/>
        <w:ind w:left="1134" w:hanging="567"/>
        <w:jc w:val="both"/>
        <w:rPr>
          <w:rFonts w:cs="Times New Roman"/>
          <w:lang w:val="sv-SE"/>
        </w:rPr>
      </w:pPr>
      <w:r w:rsidRPr="009D74DB">
        <w:rPr>
          <w:rFonts w:eastAsia="Times New Roman" w:cs="Times New Roman"/>
          <w:color w:val="000000"/>
          <w:lang w:val="en-ID"/>
        </w:rPr>
        <w:lastRenderedPageBreak/>
        <w:t>Perancangan</w:t>
      </w:r>
      <w:r w:rsidRPr="009D74DB">
        <w:rPr>
          <w:rFonts w:cs="Times New Roman"/>
          <w:lang w:val="sv-SE"/>
        </w:rPr>
        <w:t xml:space="preserve"> </w:t>
      </w:r>
      <w:r w:rsidRPr="009D74DB">
        <w:rPr>
          <w:rFonts w:cs="Times New Roman"/>
          <w:lang w:val="en-ID"/>
        </w:rPr>
        <w:t>Model</w:t>
      </w:r>
      <w:r w:rsidRPr="009D74DB">
        <w:rPr>
          <w:rFonts w:cs="Times New Roman"/>
          <w:lang w:val="sv-SE"/>
        </w:rPr>
        <w:t xml:space="preserve"> Python Dan </w:t>
      </w:r>
      <w:r w:rsidRPr="009D74DB">
        <w:rPr>
          <w:rFonts w:cs="Times New Roman"/>
          <w:i/>
          <w:lang w:val="sv-SE"/>
        </w:rPr>
        <w:t xml:space="preserve">Integrasi Basis Data </w:t>
      </w:r>
      <w:r w:rsidR="00671F46" w:rsidRPr="009D74DB">
        <w:rPr>
          <w:rFonts w:cs="Times New Roman"/>
          <w:i/>
          <w:lang w:val="sv-SE"/>
        </w:rPr>
        <w:t xml:space="preserve">Mysql </w:t>
      </w:r>
    </w:p>
    <w:p w14:paraId="1C63C4C9" w14:textId="48EC5E37" w:rsidR="00FF12A7" w:rsidRPr="009D74DB" w:rsidRDefault="00FF12A7" w:rsidP="00262518">
      <w:pPr>
        <w:pStyle w:val="ListParagraph"/>
        <w:spacing w:after="0" w:line="360" w:lineRule="auto"/>
        <w:ind w:left="567" w:firstLine="567"/>
      </w:pPr>
      <w:r w:rsidRPr="009D74DB">
        <w:t xml:space="preserve">Arsitektur perangkat lunak berfungsi untuk mendefinisikan struktur komponen utama sistem dan menentukan bagaimana komponen tersebut saling berinteraksi. Pola arsitektur </w:t>
      </w:r>
      <w:r w:rsidRPr="009D74DB">
        <w:rPr>
          <w:i/>
        </w:rPr>
        <w:t>Model-</w:t>
      </w:r>
      <w:r w:rsidR="000B473E" w:rsidRPr="009D74DB">
        <w:rPr>
          <w:i/>
        </w:rPr>
        <w:t>View</w:t>
      </w:r>
      <w:r w:rsidRPr="009D74DB">
        <w:rPr>
          <w:i/>
        </w:rPr>
        <w:t>-Controller</w:t>
      </w:r>
      <w:r w:rsidRPr="009D74DB">
        <w:t xml:space="preserve"> (</w:t>
      </w:r>
      <w:r w:rsidRPr="009D74DB">
        <w:rPr>
          <w:i/>
        </w:rPr>
        <w:t>MVC</w:t>
      </w:r>
      <w:r w:rsidRPr="009D74DB">
        <w:t>) membagi aplikasi menjadi tiga bagian utama berlandaskan prinsip pemisahan tanggung jawab (</w:t>
      </w:r>
      <w:r w:rsidRPr="009D74DB">
        <w:rPr>
          <w:i/>
        </w:rPr>
        <w:t>Separation</w:t>
      </w:r>
      <w:r w:rsidRPr="009D74DB">
        <w:t xml:space="preserve"> </w:t>
      </w:r>
      <w:r w:rsidRPr="009D74DB">
        <w:rPr>
          <w:i/>
        </w:rPr>
        <w:t>of</w:t>
      </w:r>
      <w:r w:rsidRPr="009D74DB">
        <w:t xml:space="preserve"> </w:t>
      </w:r>
      <w:r w:rsidRPr="009D74DB">
        <w:rPr>
          <w:i/>
        </w:rPr>
        <w:t>Concerns</w:t>
      </w:r>
      <w:r w:rsidRPr="009D74DB">
        <w:t>). Dalam ekosistem ini, Model memiliki peran krusial dan tanggung jawab eksklusif untuk mengelola data serta logika bisnis aplikasi. Layer Model bertugas melakukan enkapsulasi struktur data, memanipulasi data, mengeksekusi transaksi, serta berinteraksi langsung dengan sistem manajemen basis data (DBMS). Model berdiri secara independen; ia tidak mempedulikan bagaimana antarmuka pengguna (</w:t>
      </w:r>
      <w:r w:rsidR="000B473E" w:rsidRPr="009D74DB">
        <w:rPr>
          <w:i/>
        </w:rPr>
        <w:t>View</w:t>
      </w:r>
      <w:r w:rsidRPr="009D74DB">
        <w:t xml:space="preserve">) ditampilkan atau bagaimana alur masukan dari pengguna diatur oleh </w:t>
      </w:r>
      <w:r w:rsidRPr="009D74DB">
        <w:rPr>
          <w:i/>
        </w:rPr>
        <w:t>Controller</w:t>
      </w:r>
      <w:r w:rsidRPr="009D74DB">
        <w:t>. Pemisahan ini membuat kode sumber (</w:t>
      </w:r>
      <w:r w:rsidRPr="009D74DB">
        <w:rPr>
          <w:i/>
        </w:rPr>
        <w:t>source</w:t>
      </w:r>
      <w:r w:rsidRPr="009D74DB">
        <w:t xml:space="preserve"> </w:t>
      </w:r>
      <w:r w:rsidRPr="009D74DB">
        <w:rPr>
          <w:i/>
        </w:rPr>
        <w:t>code</w:t>
      </w:r>
      <w:r w:rsidRPr="009D74DB">
        <w:t>) pada bagian Model dapat digunakan ulang (</w:t>
      </w:r>
      <w:r w:rsidRPr="009D74DB">
        <w:rPr>
          <w:i/>
        </w:rPr>
        <w:t>reusable</w:t>
      </w:r>
      <w:r w:rsidRPr="009D74DB">
        <w:t>) dan lebih mudah dipelihara.</w:t>
      </w:r>
    </w:p>
    <w:p w14:paraId="41522C13" w14:textId="65101F80" w:rsidR="008F4ACF" w:rsidRPr="009D74DB" w:rsidRDefault="00FF12A7" w:rsidP="00262518">
      <w:pPr>
        <w:pStyle w:val="ListParagraph"/>
        <w:spacing w:after="0" w:line="360" w:lineRule="auto"/>
        <w:ind w:left="567" w:firstLine="567"/>
      </w:pPr>
      <w:r w:rsidRPr="009D74DB">
        <w:rPr>
          <w:i/>
        </w:rPr>
        <w:t>Structured</w:t>
      </w:r>
      <w:r w:rsidRPr="009D74DB">
        <w:t xml:space="preserve"> </w:t>
      </w:r>
      <w:r w:rsidRPr="009D74DB">
        <w:rPr>
          <w:i/>
        </w:rPr>
        <w:t>Query</w:t>
      </w:r>
      <w:r w:rsidRPr="009D74DB">
        <w:t xml:space="preserve"> </w:t>
      </w:r>
      <w:r w:rsidRPr="009D74DB">
        <w:rPr>
          <w:i/>
        </w:rPr>
        <w:t>Language</w:t>
      </w:r>
      <w:r w:rsidRPr="009D74DB">
        <w:t xml:space="preserve"> (SQL), khususnya pada elemen Data Manipulation Language (DML), digunakan untuk mengolah isi data di dalam tabel melalui operasi CRUD, yakni Create (INSERT), Read (SELECT), Update (UPDATE), dan Delete (DELETE).  Dalam pengimplementasian aplikasi Python berbasis </w:t>
      </w:r>
      <w:r w:rsidRPr="009D74DB">
        <w:rPr>
          <w:i/>
        </w:rPr>
        <w:t>MVC</w:t>
      </w:r>
      <w:r w:rsidRPr="009D74DB">
        <w:t xml:space="preserve">, operasi SQL ini dibungkus ke dalam paradigma Pemrograman Berorientasi Objek (OOP). Sebuah entitas tabel di basis data </w:t>
      </w:r>
      <w:r w:rsidR="00671F46" w:rsidRPr="009D74DB">
        <w:rPr>
          <w:i/>
        </w:rPr>
        <w:t xml:space="preserve">Mysql </w:t>
      </w:r>
      <w:r w:rsidRPr="009D74DB">
        <w:t xml:space="preserve"> (misalnya tabel buku atau anggota) direpresentasikan sebagai sebuah Kelas (Class), operasi CRUD yang mengubah atau membaca data diimplementasikan sebagai metode (methods) di dalam kelas tersebut. Pendekatan ini membuat kode lebih modular dan mudah dibaca dibandingkan mengeksekusi instruksi SQL mentah secara acak di seluruh bagian aplikasi. </w:t>
      </w:r>
    </w:p>
    <w:p w14:paraId="0D7A32FD" w14:textId="267AD1FB" w:rsidR="008F4ACF" w:rsidRPr="009D74DB" w:rsidRDefault="00FF12A7" w:rsidP="00262518">
      <w:pPr>
        <w:pStyle w:val="ListParagraph"/>
        <w:spacing w:after="0" w:line="360" w:lineRule="auto"/>
        <w:ind w:left="567" w:firstLine="567"/>
      </w:pPr>
      <w:r w:rsidRPr="009D74DB">
        <w:t xml:space="preserve">Aplikasi Python tidak dapat secara instingtif mengenali atau mengubah data di dalam server </w:t>
      </w:r>
      <w:r w:rsidR="00671F46" w:rsidRPr="009D74DB">
        <w:rPr>
          <w:i/>
        </w:rPr>
        <w:t xml:space="preserve">Mysql </w:t>
      </w:r>
      <w:r w:rsidRPr="009D74DB">
        <w:t xml:space="preserve"> yang berjalan pada lingkungan Laragon. Diperlukan sebuah jembatan penghubung atau driver untuk membuka jalur komunikasi jaringan. Pustaka </w:t>
      </w:r>
      <w:r w:rsidR="00671F46" w:rsidRPr="009D74DB">
        <w:rPr>
          <w:i/>
        </w:rPr>
        <w:t xml:space="preserve">Mysql </w:t>
      </w:r>
      <w:r w:rsidRPr="009D74DB">
        <w:rPr>
          <w:i/>
        </w:rPr>
        <w:t>-connector-python</w:t>
      </w:r>
      <w:r w:rsidRPr="009D74DB">
        <w:t xml:space="preserve"> bertindak sebagai antarmuka yang mengelola siklus hidup koneksi: mulai dari autentikasi username dan password, pengiriman perintah </w:t>
      </w:r>
      <w:r w:rsidRPr="009D74DB">
        <w:rPr>
          <w:i/>
        </w:rPr>
        <w:t>SQL</w:t>
      </w:r>
      <w:r w:rsidRPr="009D74DB">
        <w:t xml:space="preserve"> (seperti query </w:t>
      </w:r>
      <w:r w:rsidRPr="009D74DB">
        <w:rPr>
          <w:i/>
        </w:rPr>
        <w:t>SELECT</w:t>
      </w:r>
      <w:r w:rsidRPr="009D74DB">
        <w:t xml:space="preserve">), </w:t>
      </w:r>
      <w:r w:rsidRPr="009D74DB">
        <w:lastRenderedPageBreak/>
        <w:t xml:space="preserve">hingga penerjemahan hasil keluaran (resultset) dari </w:t>
      </w:r>
      <w:r w:rsidR="00671F46" w:rsidRPr="009D74DB">
        <w:rPr>
          <w:i/>
        </w:rPr>
        <w:t xml:space="preserve">Mysql </w:t>
      </w:r>
      <w:r w:rsidRPr="009D74DB">
        <w:t xml:space="preserve"> agar kembali menjadi struktur data asli Python (seperti </w:t>
      </w:r>
      <w:r w:rsidRPr="009D74DB">
        <w:rPr>
          <w:i/>
        </w:rPr>
        <w:t>List</w:t>
      </w:r>
      <w:r w:rsidRPr="009D74DB">
        <w:t xml:space="preserve"> atau </w:t>
      </w:r>
      <w:r w:rsidRPr="009D74DB">
        <w:rPr>
          <w:i/>
        </w:rPr>
        <w:t>Dictionary</w:t>
      </w:r>
      <w:r w:rsidRPr="009D74DB">
        <w:t>). Mekanisme kerjanya sangat identik dengan arsitektur PDO (PHP</w:t>
      </w:r>
      <w:r w:rsidRPr="009D74DB">
        <w:rPr>
          <w:i/>
        </w:rPr>
        <w:t xml:space="preserve"> Data Objects</w:t>
      </w:r>
      <w:r w:rsidRPr="009D74DB">
        <w:t>) yang digunakan pada pengembangan berbasis PHP.</w:t>
      </w:r>
    </w:p>
    <w:p w14:paraId="0435092D" w14:textId="29D44918" w:rsidR="008F4ACF" w:rsidRPr="009D74DB" w:rsidRDefault="00FF12A7" w:rsidP="00262518">
      <w:pPr>
        <w:pStyle w:val="ListParagraph"/>
        <w:spacing w:after="0" w:line="360" w:lineRule="auto"/>
        <w:ind w:left="567" w:firstLine="567"/>
      </w:pPr>
      <w:r w:rsidRPr="009D74DB">
        <w:t xml:space="preserve">Saat Layer Model mengeksekusi kueri SQL, keamanan dan keandalan data harus dijaga secara ketat. Salah satu celah kerentanan sistem yang paling berbahaya adalah SQL Injection, yaitu penyisipan skrip SQL berbahaya melalui masukan input pengguna yang tidak divalidasi.  Untuk memitigasi bahaya tersebut, pengembang wajib menggunakan Prepared Statement dan </w:t>
      </w:r>
      <w:r w:rsidRPr="009D74DB">
        <w:rPr>
          <w:i/>
        </w:rPr>
        <w:t>Parameterization</w:t>
      </w:r>
      <w:r w:rsidRPr="009D74DB">
        <w:t xml:space="preserve"> </w:t>
      </w:r>
      <w:r w:rsidRPr="009D74DB">
        <w:rPr>
          <w:i/>
        </w:rPr>
        <w:t>Query</w:t>
      </w:r>
      <w:r w:rsidRPr="009D74DB">
        <w:t xml:space="preserve">. Mekanisme ini menggunakan placeholder—seperti tanda % pada Python (atau tanda ? dan :param pada bahasa pemrograman lain)—untuk menyisipkan nilai variabel ke dalam perintah </w:t>
      </w:r>
      <w:r w:rsidRPr="009D74DB">
        <w:rPr>
          <w:i/>
        </w:rPr>
        <w:t>SQL</w:t>
      </w:r>
      <w:r w:rsidRPr="009D74DB">
        <w:t xml:space="preserve"> secara terpisah dari sintaksis utama kuerinya. Proses ini memastikan engine basis data memperlakukan input dari pengguna secara ketat murni sebagai data (value), dan menolak untuk mengeksekusinya sebagai perintah struktural, sehingga integritas basis data tetap terjamin.</w:t>
      </w:r>
    </w:p>
    <w:p w14:paraId="7697357E" w14:textId="34010E9D" w:rsidR="00FF12A7" w:rsidRPr="009D74DB" w:rsidRDefault="00FF12A7" w:rsidP="00262518">
      <w:pPr>
        <w:pStyle w:val="ListParagraph"/>
        <w:spacing w:after="0" w:line="360" w:lineRule="auto"/>
        <w:ind w:left="567" w:firstLine="567"/>
      </w:pPr>
      <w:r w:rsidRPr="009D74DB">
        <w:t xml:space="preserve">Dalam menjaga integritas data relasional, eksekusi transaksi yang mengubah isi tabel (seperti </w:t>
      </w:r>
      <w:r w:rsidRPr="009D74DB">
        <w:rPr>
          <w:i/>
        </w:rPr>
        <w:t>INSERT</w:t>
      </w:r>
      <w:r w:rsidRPr="009D74DB">
        <w:t xml:space="preserve">, </w:t>
      </w:r>
      <w:r w:rsidRPr="009D74DB">
        <w:rPr>
          <w:i/>
        </w:rPr>
        <w:t>UPDATE</w:t>
      </w:r>
      <w:r w:rsidRPr="009D74DB">
        <w:t xml:space="preserve">, atau </w:t>
      </w:r>
      <w:r w:rsidRPr="009D74DB">
        <w:rPr>
          <w:i/>
        </w:rPr>
        <w:t>DELETE</w:t>
      </w:r>
      <w:r w:rsidRPr="009D74DB">
        <w:t xml:space="preserve">) harus diakhiri dengan instruksi yang tepat. Pengembang menerapkan perintah </w:t>
      </w:r>
      <w:r w:rsidRPr="009D74DB">
        <w:rPr>
          <w:i/>
        </w:rPr>
        <w:t>commit</w:t>
      </w:r>
      <w:r w:rsidRPr="009D74DB">
        <w:t xml:space="preserve">() untuk menyimpan seluruh perubahan secara permanen ke basis data setelah proses eksekusi dinilai berhasil. Jika terjadi kegagalan prosedural di tengah jalan, perintah </w:t>
      </w:r>
      <w:r w:rsidRPr="009D74DB">
        <w:rPr>
          <w:i/>
        </w:rPr>
        <w:t>rollback</w:t>
      </w:r>
      <w:r w:rsidRPr="009D74DB">
        <w:t xml:space="preserve">() digunakan untuk membatalkan seluruh perubahan agar data tidak tersimpan dalam keadaan setengah-setengah (Prinsip Atomicity).  Selain itu, program yang andal wajib menerapkan Exception </w:t>
      </w:r>
      <w:r w:rsidRPr="009D74DB">
        <w:rPr>
          <w:i/>
        </w:rPr>
        <w:t>Handling</w:t>
      </w:r>
      <w:r w:rsidRPr="009D74DB">
        <w:t xml:space="preserve"> (penangkapan pengecualian). Dengan menggunakan </w:t>
      </w:r>
      <w:r w:rsidRPr="009D74DB">
        <w:rPr>
          <w:i/>
        </w:rPr>
        <w:t>blok try-except di Python</w:t>
      </w:r>
      <w:r w:rsidRPr="009D74DB">
        <w:t>, pengembang menangkap kesalahan tingkat basis data (</w:t>
      </w:r>
      <w:r w:rsidRPr="009D74DB">
        <w:rPr>
          <w:i/>
        </w:rPr>
        <w:t>database error/exception</w:t>
      </w:r>
      <w:r w:rsidRPr="009D74DB">
        <w:t xml:space="preserve">) seperti duplikasi </w:t>
      </w:r>
      <w:r w:rsidRPr="009D74DB">
        <w:rPr>
          <w:i/>
        </w:rPr>
        <w:t>Primary</w:t>
      </w:r>
      <w:r w:rsidRPr="009D74DB">
        <w:t xml:space="preserve"> </w:t>
      </w:r>
      <w:r w:rsidRPr="009D74DB">
        <w:rPr>
          <w:i/>
        </w:rPr>
        <w:t>Key</w:t>
      </w:r>
      <w:r w:rsidRPr="009D74DB">
        <w:t xml:space="preserve"> saat insert data atau kegagalan koneksi ke server. Melalui penanganan ini, jika terjadi kegagalan atau interupsi, aplikasi tidak mengalami crash atau tertutup secara mendadak,</w:t>
      </w:r>
      <w:r w:rsidR="00F82FC9" w:rsidRPr="009D74DB">
        <w:t xml:space="preserve"> </w:t>
      </w:r>
      <w:r w:rsidRPr="009D74DB">
        <w:t>melainkan tetap stabil dan memberikan respon atau pesan galat yang informatif kepada pengguna.</w:t>
      </w:r>
    </w:p>
    <w:p w14:paraId="12C1D217" w14:textId="3FEFCC65" w:rsidR="00283A93" w:rsidRPr="009D74DB" w:rsidRDefault="00283A93" w:rsidP="00262518">
      <w:pPr>
        <w:pStyle w:val="Heading3"/>
        <w:numPr>
          <w:ilvl w:val="0"/>
          <w:numId w:val="27"/>
        </w:numPr>
        <w:spacing w:before="0" w:line="360" w:lineRule="auto"/>
        <w:ind w:left="1134" w:hanging="567"/>
        <w:jc w:val="both"/>
        <w:rPr>
          <w:rFonts w:cs="Times New Roman"/>
          <w:i/>
        </w:rPr>
      </w:pPr>
      <w:r w:rsidRPr="009D74DB">
        <w:rPr>
          <w:rFonts w:eastAsia="Times New Roman" w:cs="Times New Roman"/>
          <w:lang w:val="en-ID"/>
        </w:rPr>
        <w:lastRenderedPageBreak/>
        <w:t>Pengembangan</w:t>
      </w:r>
      <w:r w:rsidRPr="009D74DB">
        <w:rPr>
          <w:rFonts w:cs="Times New Roman"/>
        </w:rPr>
        <w:t xml:space="preserve"> </w:t>
      </w:r>
      <w:r w:rsidRPr="009D74DB">
        <w:rPr>
          <w:rFonts w:eastAsia="Times New Roman" w:cs="Times New Roman"/>
          <w:color w:val="000000"/>
          <w:lang w:val="en-ID"/>
        </w:rPr>
        <w:t>Antarmuka</w:t>
      </w:r>
      <w:r w:rsidRPr="009D74DB">
        <w:rPr>
          <w:rFonts w:cs="Times New Roman"/>
        </w:rPr>
        <w:t xml:space="preserve"> Pengguna (</w:t>
      </w:r>
      <w:r w:rsidRPr="009D74DB">
        <w:rPr>
          <w:rFonts w:cs="Times New Roman"/>
          <w:i/>
        </w:rPr>
        <w:t>View</w:t>
      </w:r>
      <w:r w:rsidRPr="009D74DB">
        <w:rPr>
          <w:rFonts w:cs="Times New Roman"/>
        </w:rPr>
        <w:t xml:space="preserve">) Berbasis </w:t>
      </w:r>
      <w:r w:rsidRPr="009D74DB">
        <w:rPr>
          <w:rFonts w:cs="Times New Roman"/>
          <w:i/>
        </w:rPr>
        <w:t>Desktop</w:t>
      </w:r>
    </w:p>
    <w:p w14:paraId="5F7654C8" w14:textId="77777777" w:rsidR="00BC3BF4" w:rsidRPr="009D74DB" w:rsidRDefault="00283A93" w:rsidP="00262518">
      <w:pPr>
        <w:spacing w:after="0" w:line="360" w:lineRule="auto"/>
        <w:ind w:left="567" w:right="-1" w:firstLine="557"/>
      </w:pPr>
      <w:r w:rsidRPr="009D74DB">
        <w:t xml:space="preserve">Dalam pola arsitektur </w:t>
      </w:r>
      <w:r w:rsidRPr="009D74DB">
        <w:rPr>
          <w:i/>
        </w:rPr>
        <w:t>Model-View-Controller</w:t>
      </w:r>
      <w:r w:rsidRPr="009D74DB">
        <w:t xml:space="preserve"> (MVC), komponen </w:t>
      </w:r>
      <w:r w:rsidRPr="009D74DB">
        <w:rPr>
          <w:i/>
        </w:rPr>
        <w:t>View</w:t>
      </w:r>
      <w:r w:rsidRPr="009D74DB">
        <w:t xml:space="preserve"> bertugas secara eksklusif untuk menampilkan antarmuka pengguna (</w:t>
      </w:r>
      <w:r w:rsidRPr="009D74DB">
        <w:rPr>
          <w:i/>
        </w:rPr>
        <w:t>User</w:t>
      </w:r>
      <w:r w:rsidRPr="009D74DB">
        <w:t xml:space="preserve"> </w:t>
      </w:r>
      <w:r w:rsidRPr="009D74DB">
        <w:rPr>
          <w:i/>
        </w:rPr>
        <w:t>Interface</w:t>
      </w:r>
      <w:r w:rsidRPr="009D74DB">
        <w:t xml:space="preserve">). Layer ini berfungsi menyajikan informasi, formulir </w:t>
      </w:r>
      <w:r w:rsidRPr="009D74DB">
        <w:rPr>
          <w:i/>
        </w:rPr>
        <w:t>input</w:t>
      </w:r>
      <w:r w:rsidRPr="009D74DB">
        <w:t xml:space="preserve">, dan data hasil olahan dari Model kepada pengguna secara visual. Prinsip terpenting dalam membangun </w:t>
      </w:r>
      <w:r w:rsidRPr="009D74DB">
        <w:rPr>
          <w:i/>
        </w:rPr>
        <w:t>View</w:t>
      </w:r>
      <w:r w:rsidRPr="009D74DB">
        <w:t xml:space="preserve"> adalah antarmuka tidak boleh mengandung logika bisnis, kueri SQL, atau operasi manipulasi basis data secara langsung. </w:t>
      </w:r>
      <w:r w:rsidRPr="009D74DB">
        <w:rPr>
          <w:i/>
        </w:rPr>
        <w:t>View</w:t>
      </w:r>
      <w:r w:rsidRPr="009D74DB">
        <w:t xml:space="preserve"> dirancang untuk menjadi komponen yang "pasif" atau statis; ia hanya menyediakan tombol, kolom teks, dan tabel, namun menyerahkan respon terhadap aksi pengguna (seperti klik tombol simpan) kepada </w:t>
      </w:r>
      <w:r w:rsidRPr="009D74DB">
        <w:rPr>
          <w:i/>
        </w:rPr>
        <w:t>Controller</w:t>
      </w:r>
      <w:r w:rsidRPr="009D74DB">
        <w:t xml:space="preserve">. Pemisahan ini memungkinkan desainer antarmuka (UI/UX) dan pengembang </w:t>
      </w:r>
      <w:r w:rsidRPr="009D74DB">
        <w:rPr>
          <w:i/>
        </w:rPr>
        <w:t>backend</w:t>
      </w:r>
      <w:r w:rsidRPr="009D74DB">
        <w:t xml:space="preserve"> (Model) untuk bekerja secara bersamaan tanpa saling mengganggu kode satu sama lain. </w:t>
      </w:r>
    </w:p>
    <w:p w14:paraId="30A58A35" w14:textId="6AE88D4F" w:rsidR="00283A93" w:rsidRPr="009D74DB" w:rsidRDefault="00BC3BF4" w:rsidP="00262518">
      <w:pPr>
        <w:spacing w:after="0" w:line="360" w:lineRule="auto"/>
        <w:ind w:left="567" w:right="-1" w:firstLine="557"/>
        <w:rPr>
          <w:color w:val="auto"/>
          <w:kern w:val="0"/>
          <w:lang w:val="en-ID" w:eastAsia="en-ID"/>
          <w14:ligatures w14:val="none"/>
        </w:rPr>
      </w:pPr>
      <w:r w:rsidRPr="009D74DB">
        <w:rPr>
          <w:color w:val="auto"/>
          <w:kern w:val="0"/>
          <w:lang w:val="en-ID" w:eastAsia="en-ID"/>
          <w14:ligatures w14:val="none"/>
        </w:rPr>
        <w:t xml:space="preserve">Selain berfungsi sebagai tampilan, </w:t>
      </w:r>
      <w:r w:rsidRPr="009D74DB">
        <w:rPr>
          <w:i/>
          <w:iCs/>
          <w:color w:val="auto"/>
          <w:kern w:val="0"/>
          <w:lang w:val="en-ID" w:eastAsia="en-ID"/>
          <w14:ligatures w14:val="none"/>
        </w:rPr>
        <w:t>View</w:t>
      </w:r>
      <w:r w:rsidRPr="009D74DB">
        <w:rPr>
          <w:color w:val="auto"/>
          <w:kern w:val="0"/>
          <w:lang w:val="en-ID" w:eastAsia="en-ID"/>
          <w14:ligatures w14:val="none"/>
        </w:rPr>
        <w:t xml:space="preserve"> juga menjadi penghubung visual antara sistem dan pengguna. Dalam praktikum ini, penerapannya dilakukan menggunakan </w:t>
      </w:r>
      <w:r w:rsidRPr="009D74DB">
        <w:rPr>
          <w:i/>
          <w:iCs/>
          <w:color w:val="auto"/>
          <w:kern w:val="0"/>
          <w:lang w:val="en-ID" w:eastAsia="en-ID"/>
          <w14:ligatures w14:val="none"/>
        </w:rPr>
        <w:t>GUI</w:t>
      </w:r>
      <w:r w:rsidRPr="009D74DB">
        <w:rPr>
          <w:color w:val="auto"/>
          <w:kern w:val="0"/>
          <w:lang w:val="en-ID" w:eastAsia="en-ID"/>
          <w14:ligatures w14:val="none"/>
        </w:rPr>
        <w:t xml:space="preserve"> sehingga pengguna dapat berinteraksi melalui jendela, tombol, kolom teks, dan tabel tanpa harus menjalankan perintah melalui terminal. Komponen seperti </w:t>
      </w:r>
      <w:r w:rsidRPr="009D74DB">
        <w:rPr>
          <w:i/>
          <w:iCs/>
          <w:color w:val="auto"/>
          <w:kern w:val="0"/>
          <w:lang w:val="en-ID" w:eastAsia="en-ID"/>
          <w14:ligatures w14:val="none"/>
        </w:rPr>
        <w:t>Frame</w:t>
      </w:r>
      <w:r w:rsidRPr="009D74DB">
        <w:rPr>
          <w:color w:val="auto"/>
          <w:kern w:val="0"/>
          <w:lang w:val="en-ID" w:eastAsia="en-ID"/>
          <w14:ligatures w14:val="none"/>
        </w:rPr>
        <w:t xml:space="preserve"> digunakan untuk mengelompokkan elemen agar rapi, </w:t>
      </w:r>
      <w:r w:rsidRPr="009D74DB">
        <w:rPr>
          <w:i/>
          <w:iCs/>
          <w:color w:val="auto"/>
          <w:kern w:val="0"/>
          <w:lang w:val="en-ID" w:eastAsia="en-ID"/>
          <w14:ligatures w14:val="none"/>
        </w:rPr>
        <w:t>Label</w:t>
      </w:r>
      <w:r w:rsidRPr="009D74DB">
        <w:rPr>
          <w:color w:val="auto"/>
          <w:kern w:val="0"/>
          <w:lang w:val="en-ID" w:eastAsia="en-ID"/>
          <w14:ligatures w14:val="none"/>
        </w:rPr>
        <w:t xml:space="preserve"> memberikan informasi atau instruksi, </w:t>
      </w:r>
      <w:r w:rsidRPr="009D74DB">
        <w:rPr>
          <w:i/>
          <w:iCs/>
          <w:color w:val="auto"/>
          <w:kern w:val="0"/>
          <w:lang w:val="en-ID" w:eastAsia="en-ID"/>
          <w14:ligatures w14:val="none"/>
        </w:rPr>
        <w:t>Entry</w:t>
      </w:r>
      <w:r w:rsidRPr="009D74DB">
        <w:rPr>
          <w:color w:val="auto"/>
          <w:kern w:val="0"/>
          <w:lang w:val="en-ID" w:eastAsia="en-ID"/>
          <w14:ligatures w14:val="none"/>
        </w:rPr>
        <w:t xml:space="preserve"> digunakan untuk memasukkan data, </w:t>
      </w:r>
      <w:r w:rsidRPr="009D74DB">
        <w:rPr>
          <w:i/>
          <w:iCs/>
          <w:color w:val="auto"/>
          <w:kern w:val="0"/>
          <w:lang w:val="en-ID" w:eastAsia="en-ID"/>
          <w14:ligatures w14:val="none"/>
        </w:rPr>
        <w:t>Button</w:t>
      </w:r>
      <w:r w:rsidRPr="009D74DB">
        <w:rPr>
          <w:color w:val="auto"/>
          <w:kern w:val="0"/>
          <w:lang w:val="en-ID" w:eastAsia="en-ID"/>
          <w14:ligatures w14:val="none"/>
        </w:rPr>
        <w:t xml:space="preserve"> menjalankan suatu aksi, sedangkan </w:t>
      </w:r>
      <w:r w:rsidRPr="009D74DB">
        <w:rPr>
          <w:i/>
          <w:iCs/>
          <w:color w:val="auto"/>
          <w:kern w:val="0"/>
          <w:lang w:val="en-ID" w:eastAsia="en-ID"/>
          <w14:ligatures w14:val="none"/>
        </w:rPr>
        <w:t>Treeview</w:t>
      </w:r>
      <w:r w:rsidRPr="009D74DB">
        <w:rPr>
          <w:color w:val="auto"/>
          <w:kern w:val="0"/>
          <w:lang w:val="en-ID" w:eastAsia="en-ID"/>
          <w14:ligatures w14:val="none"/>
        </w:rPr>
        <w:t xml:space="preserve"> digunakan untuk menampilkan banyak data dalam bentuk tabel. Tata letak komponen tersebut dapat diatur menggunakan </w:t>
      </w:r>
      <w:r w:rsidRPr="009D74DB">
        <w:rPr>
          <w:i/>
          <w:iCs/>
          <w:color w:val="auto"/>
          <w:kern w:val="0"/>
          <w:lang w:val="en-ID" w:eastAsia="en-ID"/>
          <w14:ligatures w14:val="none"/>
        </w:rPr>
        <w:t>Geometry Manager</w:t>
      </w:r>
      <w:r w:rsidRPr="009D74DB">
        <w:rPr>
          <w:color w:val="auto"/>
          <w:kern w:val="0"/>
          <w:lang w:val="en-ID" w:eastAsia="en-ID"/>
          <w14:ligatures w14:val="none"/>
        </w:rPr>
        <w:t xml:space="preserve"> seperti .</w:t>
      </w:r>
      <w:r w:rsidRPr="009D74DB">
        <w:rPr>
          <w:i/>
          <w:color w:val="auto"/>
          <w:kern w:val="0"/>
          <w:lang w:val="en-ID" w:eastAsia="en-ID"/>
          <w14:ligatures w14:val="none"/>
        </w:rPr>
        <w:t>pack</w:t>
      </w:r>
      <w:r w:rsidRPr="009D74DB">
        <w:rPr>
          <w:color w:val="auto"/>
          <w:kern w:val="0"/>
          <w:lang w:val="en-ID" w:eastAsia="en-ID"/>
          <w14:ligatures w14:val="none"/>
        </w:rPr>
        <w:t>() dan .</w:t>
      </w:r>
      <w:r w:rsidRPr="009D74DB">
        <w:rPr>
          <w:i/>
          <w:color w:val="auto"/>
          <w:kern w:val="0"/>
          <w:lang w:val="en-ID" w:eastAsia="en-ID"/>
          <w14:ligatures w14:val="none"/>
        </w:rPr>
        <w:t>grid</w:t>
      </w:r>
      <w:r w:rsidRPr="009D74DB">
        <w:rPr>
          <w:color w:val="auto"/>
          <w:kern w:val="0"/>
          <w:lang w:val="en-ID" w:eastAsia="en-ID"/>
          <w14:ligatures w14:val="none"/>
        </w:rPr>
        <w:t xml:space="preserve">(). Dengan demikian, rancangan </w:t>
      </w:r>
      <w:r w:rsidRPr="009D74DB">
        <w:rPr>
          <w:i/>
          <w:iCs/>
          <w:color w:val="auto"/>
          <w:kern w:val="0"/>
          <w:lang w:val="en-ID" w:eastAsia="en-ID"/>
          <w14:ligatures w14:val="none"/>
        </w:rPr>
        <w:t>View</w:t>
      </w:r>
      <w:r w:rsidRPr="009D74DB">
        <w:rPr>
          <w:color w:val="auto"/>
          <w:kern w:val="0"/>
          <w:lang w:val="en-ID" w:eastAsia="en-ID"/>
          <w14:ligatures w14:val="none"/>
        </w:rPr>
        <w:t xml:space="preserve"> tidak hanya memperhatikan tampilan, tetapi juga mengatur agar informasi dan fungsi aplikasi dapat disajikan secara terstruktur dan mudah dipahami pengguna.</w:t>
      </w:r>
    </w:p>
    <w:p w14:paraId="59B3E287" w14:textId="77777777" w:rsidR="00283A93" w:rsidRPr="009D74DB" w:rsidRDefault="00283A93" w:rsidP="00262518">
      <w:pPr>
        <w:numPr>
          <w:ilvl w:val="0"/>
          <w:numId w:val="73"/>
        </w:numPr>
        <w:spacing w:after="0" w:line="360" w:lineRule="auto"/>
        <w:ind w:left="851" w:right="-1" w:hanging="284"/>
      </w:pPr>
      <w:r w:rsidRPr="009D74DB">
        <w:rPr>
          <w:i/>
        </w:rPr>
        <w:t>Graphical User Interface</w:t>
      </w:r>
      <w:r w:rsidRPr="009D74DB">
        <w:t xml:space="preserve"> (GUI) di Python </w:t>
      </w:r>
    </w:p>
    <w:p w14:paraId="650635A0" w14:textId="77777777" w:rsidR="00283A93" w:rsidRPr="009D74DB" w:rsidRDefault="00283A93" w:rsidP="00262518">
      <w:pPr>
        <w:spacing w:after="0" w:line="360" w:lineRule="auto"/>
        <w:ind w:left="851" w:right="-1" w:firstLine="0"/>
      </w:pPr>
      <w:r w:rsidRPr="009D74DB">
        <w:t>Berbeda dengan aplikasi CLI (</w:t>
      </w:r>
      <w:r w:rsidRPr="009D74DB">
        <w:rPr>
          <w:i/>
        </w:rPr>
        <w:t>Command Line Interface</w:t>
      </w:r>
      <w:r w:rsidRPr="009D74DB">
        <w:t xml:space="preserve">) yang dijalankan lewat teks di terminal, GUI memungkinkan pengguna berinteraksi melalui elemen visual (jendela, tombol, </w:t>
      </w:r>
      <w:r w:rsidRPr="009D74DB">
        <w:rPr>
          <w:i/>
        </w:rPr>
        <w:t>ikon</w:t>
      </w:r>
      <w:r w:rsidRPr="009D74DB">
        <w:t xml:space="preserve">). Python secara bawaan memiliki pustaka GUI bernama tkinter. Namun, untuk menghasilkan antarmuka </w:t>
      </w:r>
      <w:r w:rsidRPr="009D74DB">
        <w:lastRenderedPageBreak/>
        <w:t xml:space="preserve">desktop yang lebih </w:t>
      </w:r>
      <w:r w:rsidRPr="009D74DB">
        <w:rPr>
          <w:i/>
        </w:rPr>
        <w:t>modern</w:t>
      </w:r>
      <w:r w:rsidRPr="009D74DB">
        <w:t>, elegan, dan mendukung tema gelap (</w:t>
      </w:r>
      <w:r w:rsidRPr="009D74DB">
        <w:rPr>
          <w:i/>
        </w:rPr>
        <w:t>dark</w:t>
      </w:r>
      <w:r w:rsidRPr="009D74DB">
        <w:t xml:space="preserve"> </w:t>
      </w:r>
      <w:r w:rsidRPr="009D74DB">
        <w:rPr>
          <w:i/>
        </w:rPr>
        <w:t>mode</w:t>
      </w:r>
      <w:r w:rsidRPr="009D74DB">
        <w:t xml:space="preserve">) secara otomatis, praktikum ini menggunakan pustaka pihak ketiga bernama </w:t>
      </w:r>
      <w:r w:rsidRPr="009D74DB">
        <w:rPr>
          <w:i/>
        </w:rPr>
        <w:t>customtkinter</w:t>
      </w:r>
      <w:r w:rsidRPr="009D74DB">
        <w:t xml:space="preserve">. </w:t>
      </w:r>
    </w:p>
    <w:p w14:paraId="3A441A22" w14:textId="77777777" w:rsidR="00283A93" w:rsidRPr="009D74DB" w:rsidRDefault="00283A93" w:rsidP="00262518">
      <w:pPr>
        <w:numPr>
          <w:ilvl w:val="0"/>
          <w:numId w:val="73"/>
        </w:numPr>
        <w:spacing w:after="0" w:line="360" w:lineRule="auto"/>
        <w:ind w:left="851" w:right="-1" w:hanging="284"/>
      </w:pPr>
      <w:r w:rsidRPr="009D74DB">
        <w:t xml:space="preserve">Konsep </w:t>
      </w:r>
      <w:r w:rsidRPr="009D74DB">
        <w:rPr>
          <w:i/>
        </w:rPr>
        <w:t>Layouting</w:t>
      </w:r>
      <w:r w:rsidRPr="009D74DB">
        <w:t xml:space="preserve"> dan </w:t>
      </w:r>
      <w:r w:rsidRPr="009D74DB">
        <w:rPr>
          <w:i/>
        </w:rPr>
        <w:t>Widget</w:t>
      </w:r>
      <w:r w:rsidRPr="009D74DB">
        <w:t xml:space="preserve"> Komponen </w:t>
      </w:r>
    </w:p>
    <w:p w14:paraId="61AB707A" w14:textId="77777777" w:rsidR="00283A93" w:rsidRPr="009D74DB" w:rsidRDefault="00283A93" w:rsidP="00262518">
      <w:pPr>
        <w:spacing w:after="0" w:line="360" w:lineRule="auto"/>
        <w:ind w:left="851" w:right="-1" w:firstLine="0"/>
      </w:pPr>
      <w:r w:rsidRPr="009D74DB">
        <w:t xml:space="preserve">Membangun antarmuka </w:t>
      </w:r>
      <w:r w:rsidRPr="009D74DB">
        <w:rPr>
          <w:i/>
        </w:rPr>
        <w:t>desktop</w:t>
      </w:r>
      <w:r w:rsidRPr="009D74DB">
        <w:t xml:space="preserve"> ibarat menyusun blok-blok bangunan (</w:t>
      </w:r>
      <w:r w:rsidRPr="009D74DB">
        <w:rPr>
          <w:i/>
        </w:rPr>
        <w:t>widgets</w:t>
      </w:r>
      <w:r w:rsidRPr="009D74DB">
        <w:t>) di dalam sebuah kanvas (</w:t>
      </w:r>
      <w:r w:rsidRPr="009D74DB">
        <w:rPr>
          <w:i/>
        </w:rPr>
        <w:t>window</w:t>
      </w:r>
      <w:r w:rsidRPr="009D74DB">
        <w:t xml:space="preserve">). Elemen-elemen dasar </w:t>
      </w:r>
      <w:r w:rsidRPr="009D74DB">
        <w:rPr>
          <w:i/>
        </w:rPr>
        <w:t>GUI</w:t>
      </w:r>
      <w:r w:rsidRPr="009D74DB">
        <w:t xml:space="preserve"> meliputi: </w:t>
      </w:r>
    </w:p>
    <w:p w14:paraId="0906E844" w14:textId="77777777" w:rsidR="00283A93" w:rsidRPr="009D74DB" w:rsidRDefault="00283A93" w:rsidP="00262518">
      <w:pPr>
        <w:numPr>
          <w:ilvl w:val="1"/>
          <w:numId w:val="73"/>
        </w:numPr>
        <w:spacing w:after="0" w:line="360" w:lineRule="auto"/>
        <w:ind w:left="1134" w:right="-1" w:hanging="360"/>
      </w:pPr>
      <w:r w:rsidRPr="009D74DB">
        <w:rPr>
          <w:i/>
        </w:rPr>
        <w:t>Frame</w:t>
      </w:r>
      <w:r w:rsidRPr="009D74DB">
        <w:t xml:space="preserve">: Kontainer atau wadah berbentuk persegi untuk mengelompokkan elemen lain agar tata letaknya rapi. </w:t>
      </w:r>
    </w:p>
    <w:p w14:paraId="69093A6A" w14:textId="77777777" w:rsidR="00283A93" w:rsidRPr="009D74DB" w:rsidRDefault="00283A93" w:rsidP="00262518">
      <w:pPr>
        <w:numPr>
          <w:ilvl w:val="1"/>
          <w:numId w:val="73"/>
        </w:numPr>
        <w:spacing w:after="0" w:line="360" w:lineRule="auto"/>
        <w:ind w:left="1134" w:right="-1" w:hanging="360"/>
      </w:pPr>
      <w:r w:rsidRPr="009D74DB">
        <w:rPr>
          <w:i/>
        </w:rPr>
        <w:t>Label</w:t>
      </w:r>
      <w:r w:rsidRPr="009D74DB">
        <w:t xml:space="preserve">: Teks statis untuk memberikan judul atau instruksi kepada pengguna. </w:t>
      </w:r>
    </w:p>
    <w:p w14:paraId="2212D9D0" w14:textId="77777777" w:rsidR="00283A93" w:rsidRPr="009D74DB" w:rsidRDefault="00283A93" w:rsidP="00262518">
      <w:pPr>
        <w:numPr>
          <w:ilvl w:val="1"/>
          <w:numId w:val="73"/>
        </w:numPr>
        <w:spacing w:after="0" w:line="360" w:lineRule="auto"/>
        <w:ind w:left="1134" w:right="-1" w:hanging="360"/>
      </w:pPr>
      <w:r w:rsidRPr="009D74DB">
        <w:rPr>
          <w:i/>
        </w:rPr>
        <w:t>Entry</w:t>
      </w:r>
      <w:r w:rsidRPr="009D74DB">
        <w:t>: Kotak isian (</w:t>
      </w:r>
      <w:r w:rsidRPr="009D74DB">
        <w:rPr>
          <w:i/>
        </w:rPr>
        <w:t>textbox</w:t>
      </w:r>
      <w:r w:rsidRPr="009D74DB">
        <w:t xml:space="preserve">) satu baris tempat pengguna mengetikkan data input. </w:t>
      </w:r>
    </w:p>
    <w:p w14:paraId="483ACA38" w14:textId="77777777" w:rsidR="00283A93" w:rsidRPr="009D74DB" w:rsidRDefault="00283A93" w:rsidP="00262518">
      <w:pPr>
        <w:numPr>
          <w:ilvl w:val="1"/>
          <w:numId w:val="73"/>
        </w:numPr>
        <w:spacing w:after="0" w:line="360" w:lineRule="auto"/>
        <w:ind w:left="1134" w:right="-1" w:hanging="360"/>
      </w:pPr>
      <w:r w:rsidRPr="009D74DB">
        <w:rPr>
          <w:i/>
        </w:rPr>
        <w:t>Button</w:t>
      </w:r>
      <w:r w:rsidRPr="009D74DB">
        <w:t xml:space="preserve">: Tombol yang dapat diklik untuk memicu sebuah aksi atau </w:t>
      </w:r>
      <w:r w:rsidRPr="009D74DB">
        <w:rPr>
          <w:i/>
        </w:rPr>
        <w:t>event</w:t>
      </w:r>
      <w:r w:rsidRPr="009D74DB">
        <w:t xml:space="preserve">. </w:t>
      </w:r>
    </w:p>
    <w:p w14:paraId="126C8F07" w14:textId="77777777" w:rsidR="00283A93" w:rsidRPr="009D74DB" w:rsidRDefault="00283A93" w:rsidP="00262518">
      <w:pPr>
        <w:numPr>
          <w:ilvl w:val="1"/>
          <w:numId w:val="73"/>
        </w:numPr>
        <w:spacing w:after="0" w:line="360" w:lineRule="auto"/>
        <w:ind w:left="1134" w:right="-1" w:hanging="360"/>
      </w:pPr>
      <w:r w:rsidRPr="009D74DB">
        <w:rPr>
          <w:i/>
        </w:rPr>
        <w:t>Treeview</w:t>
      </w:r>
      <w:r w:rsidRPr="009D74DB">
        <w:t xml:space="preserve"> (</w:t>
      </w:r>
      <w:r w:rsidRPr="009D74DB">
        <w:rPr>
          <w:i/>
        </w:rPr>
        <w:t>DataGrid</w:t>
      </w:r>
      <w:r w:rsidRPr="009D74DB">
        <w:t xml:space="preserve">): Komponen tabel yang digunakan untuk merender banyak baris data, sangat cocok untuk menampilkan daftar baris dari basis data. </w:t>
      </w:r>
    </w:p>
    <w:p w14:paraId="28F570BA" w14:textId="7F0D5973" w:rsidR="00D77369" w:rsidRPr="009D74DB" w:rsidRDefault="00BC3BF4" w:rsidP="00262518">
      <w:pPr>
        <w:spacing w:after="0" w:line="360" w:lineRule="auto"/>
        <w:ind w:left="567" w:right="-1" w:firstLine="557"/>
      </w:pPr>
      <w:r w:rsidRPr="009D74DB">
        <w:rPr>
          <w:color w:val="auto"/>
          <w:kern w:val="0"/>
          <w:lang w:val="en-ID" w:eastAsia="en-ID"/>
          <w14:ligatures w14:val="none"/>
        </w:rPr>
        <w:t>Untuk mengatur letak komponen tersebut di layar, digunakan sistem manajemen tata letak (</w:t>
      </w:r>
      <w:r w:rsidRPr="009D74DB">
        <w:rPr>
          <w:i/>
          <w:iCs/>
          <w:color w:val="auto"/>
          <w:kern w:val="0"/>
          <w:lang w:val="en-ID" w:eastAsia="en-ID"/>
          <w14:ligatures w14:val="none"/>
        </w:rPr>
        <w:t>Geometry Manager</w:t>
      </w:r>
      <w:r w:rsidRPr="009D74DB">
        <w:rPr>
          <w:color w:val="auto"/>
          <w:kern w:val="0"/>
          <w:lang w:val="en-ID" w:eastAsia="en-ID"/>
          <w14:ligatures w14:val="none"/>
        </w:rPr>
        <w:t xml:space="preserve">) yang berfungsi menentukan posisi dan susunan setiap </w:t>
      </w:r>
      <w:r w:rsidRPr="009D74DB">
        <w:rPr>
          <w:i/>
          <w:iCs/>
          <w:color w:val="auto"/>
          <w:kern w:val="0"/>
          <w:lang w:val="en-ID" w:eastAsia="en-ID"/>
          <w14:ligatures w14:val="none"/>
        </w:rPr>
        <w:t>widget</w:t>
      </w:r>
      <w:r w:rsidRPr="009D74DB">
        <w:rPr>
          <w:color w:val="auto"/>
          <w:kern w:val="0"/>
          <w:lang w:val="en-ID" w:eastAsia="en-ID"/>
          <w14:ligatures w14:val="none"/>
        </w:rPr>
        <w:t xml:space="preserve"> di dalam jendela aplikasi. Metode </w:t>
      </w:r>
      <w:r w:rsidRPr="009D74DB">
        <w:rPr>
          <w:i/>
          <w:color w:val="auto"/>
          <w:kern w:val="0"/>
          <w:lang w:val="en-ID" w:eastAsia="en-ID"/>
          <w14:ligatures w14:val="none"/>
        </w:rPr>
        <w:t>.pack()</w:t>
      </w:r>
      <w:r w:rsidRPr="009D74DB">
        <w:rPr>
          <w:color w:val="auto"/>
          <w:kern w:val="0"/>
          <w:lang w:val="en-ID" w:eastAsia="en-ID"/>
          <w14:ligatures w14:val="none"/>
        </w:rPr>
        <w:t xml:space="preserve"> digunakan untuk menyusun </w:t>
      </w:r>
      <w:r w:rsidRPr="009D74DB">
        <w:rPr>
          <w:i/>
          <w:iCs/>
          <w:color w:val="auto"/>
          <w:kern w:val="0"/>
          <w:lang w:val="en-ID" w:eastAsia="en-ID"/>
          <w14:ligatures w14:val="none"/>
        </w:rPr>
        <w:t>widget</w:t>
      </w:r>
      <w:r w:rsidRPr="009D74DB">
        <w:rPr>
          <w:color w:val="auto"/>
          <w:kern w:val="0"/>
          <w:lang w:val="en-ID" w:eastAsia="en-ID"/>
          <w14:ligatures w14:val="none"/>
        </w:rPr>
        <w:t xml:space="preserve"> secara sederhana </w:t>
      </w:r>
      <w:r w:rsidRPr="009D74DB">
        <w:rPr>
          <w:i/>
          <w:iCs/>
          <w:color w:val="auto"/>
          <w:kern w:val="0"/>
          <w:lang w:val="en-ID" w:eastAsia="en-ID"/>
          <w14:ligatures w14:val="none"/>
        </w:rPr>
        <w:t>berdasarkan</w:t>
      </w:r>
      <w:r w:rsidRPr="009D74DB">
        <w:rPr>
          <w:color w:val="auto"/>
          <w:kern w:val="0"/>
          <w:lang w:val="en-ID" w:eastAsia="en-ID"/>
          <w14:ligatures w14:val="none"/>
        </w:rPr>
        <w:t xml:space="preserve"> arah tertentu, misalnya dari atas ke bawah atau dari kiri ke kanan, sehingga cocok untuk tampilan yang tidak terlalu kompleks. Sementara itu, </w:t>
      </w:r>
      <w:r w:rsidRPr="009D74DB">
        <w:rPr>
          <w:i/>
          <w:color w:val="auto"/>
          <w:kern w:val="0"/>
          <w:lang w:val="en-ID" w:eastAsia="en-ID"/>
          <w14:ligatures w14:val="none"/>
        </w:rPr>
        <w:t xml:space="preserve">.grid() </w:t>
      </w:r>
      <w:r w:rsidRPr="009D74DB">
        <w:rPr>
          <w:color w:val="auto"/>
          <w:kern w:val="0"/>
          <w:lang w:val="en-ID" w:eastAsia="en-ID"/>
          <w14:ligatures w14:val="none"/>
        </w:rPr>
        <w:t xml:space="preserve">menyusun </w:t>
      </w:r>
      <w:r w:rsidRPr="009D74DB">
        <w:rPr>
          <w:i/>
          <w:iCs/>
          <w:color w:val="auto"/>
          <w:kern w:val="0"/>
          <w:lang w:val="en-ID" w:eastAsia="en-ID"/>
          <w14:ligatures w14:val="none"/>
        </w:rPr>
        <w:t>widget</w:t>
      </w:r>
      <w:r w:rsidRPr="009D74DB">
        <w:rPr>
          <w:color w:val="auto"/>
          <w:kern w:val="0"/>
          <w:lang w:val="en-ID" w:eastAsia="en-ID"/>
          <w14:ligatures w14:val="none"/>
        </w:rPr>
        <w:t xml:space="preserve"> berdasarkan baris dan kolom seperti sebuah tabel, sehingga lebih sesuai untuk membuat </w:t>
      </w:r>
      <w:r w:rsidRPr="009D74DB">
        <w:rPr>
          <w:i/>
          <w:iCs/>
          <w:color w:val="auto"/>
          <w:kern w:val="0"/>
          <w:lang w:val="en-ID" w:eastAsia="en-ID"/>
          <w14:ligatures w14:val="none"/>
        </w:rPr>
        <w:t>form</w:t>
      </w:r>
      <w:r w:rsidRPr="009D74DB">
        <w:rPr>
          <w:color w:val="auto"/>
          <w:kern w:val="0"/>
          <w:lang w:val="en-ID" w:eastAsia="en-ID"/>
          <w14:ligatures w14:val="none"/>
        </w:rPr>
        <w:t xml:space="preserve"> yang membutuhkan posisi komponen lebih teratur, misalnya kolom label di sebelah kiri dan kolom input di sebelah kanan. Penggunaan </w:t>
      </w:r>
      <w:r w:rsidRPr="009D74DB">
        <w:rPr>
          <w:i/>
          <w:iCs/>
          <w:color w:val="auto"/>
          <w:kern w:val="0"/>
          <w:lang w:val="en-ID" w:eastAsia="en-ID"/>
          <w14:ligatures w14:val="none"/>
        </w:rPr>
        <w:t>Geometry Manager</w:t>
      </w:r>
      <w:r w:rsidRPr="009D74DB">
        <w:rPr>
          <w:color w:val="auto"/>
          <w:kern w:val="0"/>
          <w:lang w:val="en-ID" w:eastAsia="en-ID"/>
          <w14:ligatures w14:val="none"/>
        </w:rPr>
        <w:t xml:space="preserve"> yang tepat membuat tampilan </w:t>
      </w:r>
      <w:r w:rsidRPr="009D74DB">
        <w:rPr>
          <w:i/>
          <w:color w:val="auto"/>
          <w:kern w:val="0"/>
          <w:lang w:val="en-ID" w:eastAsia="en-ID"/>
          <w14:ligatures w14:val="none"/>
        </w:rPr>
        <w:t>GUI</w:t>
      </w:r>
      <w:r w:rsidRPr="009D74DB">
        <w:rPr>
          <w:color w:val="auto"/>
          <w:kern w:val="0"/>
          <w:lang w:val="en-ID" w:eastAsia="en-ID"/>
          <w14:ligatures w14:val="none"/>
        </w:rPr>
        <w:t xml:space="preserve"> menjadi lebih rapi, terstruktur, dan mudah digunakan. Materi Modul V menjelaskan bahwa .</w:t>
      </w:r>
      <w:r w:rsidRPr="009D74DB">
        <w:rPr>
          <w:i/>
          <w:color w:val="auto"/>
          <w:kern w:val="0"/>
          <w:lang w:val="en-ID" w:eastAsia="en-ID"/>
          <w14:ligatures w14:val="none"/>
        </w:rPr>
        <w:t>pack()</w:t>
      </w:r>
      <w:r w:rsidRPr="009D74DB">
        <w:rPr>
          <w:color w:val="auto"/>
          <w:kern w:val="0"/>
          <w:lang w:val="en-ID" w:eastAsia="en-ID"/>
          <w14:ligatures w14:val="none"/>
        </w:rPr>
        <w:t xml:space="preserve"> dan </w:t>
      </w:r>
      <w:r w:rsidRPr="009D74DB">
        <w:rPr>
          <w:i/>
          <w:color w:val="auto"/>
          <w:kern w:val="0"/>
          <w:lang w:val="en-ID" w:eastAsia="en-ID"/>
          <w14:ligatures w14:val="none"/>
        </w:rPr>
        <w:t>.grid()</w:t>
      </w:r>
      <w:r w:rsidRPr="009D74DB">
        <w:rPr>
          <w:color w:val="auto"/>
          <w:kern w:val="0"/>
          <w:lang w:val="en-ID" w:eastAsia="en-ID"/>
          <w14:ligatures w14:val="none"/>
        </w:rPr>
        <w:t xml:space="preserve"> merupakan metode umum untuk mengatur posisi </w:t>
      </w:r>
      <w:r w:rsidRPr="009D74DB">
        <w:rPr>
          <w:i/>
          <w:iCs/>
          <w:color w:val="auto"/>
          <w:kern w:val="0"/>
          <w:lang w:val="en-ID" w:eastAsia="en-ID"/>
          <w14:ligatures w14:val="none"/>
        </w:rPr>
        <w:t>widget</w:t>
      </w:r>
      <w:r w:rsidRPr="009D74DB">
        <w:rPr>
          <w:color w:val="auto"/>
          <w:kern w:val="0"/>
          <w:lang w:val="en-ID" w:eastAsia="en-ID"/>
          <w14:ligatures w14:val="none"/>
        </w:rPr>
        <w:t xml:space="preserve"> pada antarmuka aplikasi desktop</w:t>
      </w:r>
      <w:r w:rsidR="003D6E76" w:rsidRPr="009D74DB">
        <w:rPr>
          <w:color w:val="auto"/>
          <w:kern w:val="0"/>
          <w:lang w:val="en-ID" w:eastAsia="en-ID"/>
          <w14:ligatures w14:val="none"/>
        </w:rPr>
        <w:t xml:space="preserve">, </w:t>
      </w:r>
      <w:r w:rsidR="003D6E76" w:rsidRPr="009D74DB">
        <w:t>Agar hasil desain lebih optimal.</w:t>
      </w:r>
    </w:p>
    <w:p w14:paraId="0FC17287" w14:textId="77777777" w:rsidR="00D77369" w:rsidRPr="009D74DB" w:rsidRDefault="00D77369" w:rsidP="00262518">
      <w:pPr>
        <w:pStyle w:val="Heading3"/>
        <w:numPr>
          <w:ilvl w:val="0"/>
          <w:numId w:val="27"/>
        </w:numPr>
        <w:spacing w:before="0" w:line="360" w:lineRule="auto"/>
        <w:ind w:left="1134" w:hanging="567"/>
        <w:jc w:val="both"/>
        <w:rPr>
          <w:rFonts w:cs="Times New Roman"/>
        </w:rPr>
      </w:pPr>
      <w:r w:rsidRPr="009D74DB">
        <w:rPr>
          <w:rFonts w:cs="Times New Roman"/>
        </w:rPr>
        <w:br w:type="page"/>
      </w:r>
      <w:r w:rsidRPr="009D74DB">
        <w:rPr>
          <w:rFonts w:cs="Times New Roman"/>
          <w:i/>
        </w:rPr>
        <w:lastRenderedPageBreak/>
        <w:t>Integrasi</w:t>
      </w:r>
      <w:r w:rsidRPr="009D74DB">
        <w:rPr>
          <w:rFonts w:cs="Times New Roman"/>
          <w:b w:val="0"/>
        </w:rPr>
        <w:t xml:space="preserve"> </w:t>
      </w:r>
      <w:r w:rsidRPr="009D74DB">
        <w:rPr>
          <w:rFonts w:cs="Times New Roman"/>
          <w:i/>
        </w:rPr>
        <w:t>Controller</w:t>
      </w:r>
      <w:r w:rsidRPr="009D74DB">
        <w:rPr>
          <w:rFonts w:cs="Times New Roman"/>
        </w:rPr>
        <w:t xml:space="preserve"> Dan Pengujian Kode</w:t>
      </w:r>
    </w:p>
    <w:p w14:paraId="606572D6" w14:textId="77777777" w:rsidR="0048493A" w:rsidRPr="009D74DB" w:rsidRDefault="0048493A" w:rsidP="00262518">
      <w:pPr>
        <w:spacing w:after="0" w:line="360" w:lineRule="auto"/>
        <w:ind w:left="567" w:firstLine="567"/>
      </w:pPr>
      <w:r w:rsidRPr="009D74DB">
        <w:t xml:space="preserve">Dalam pola </w:t>
      </w:r>
      <w:r w:rsidRPr="009D74DB">
        <w:rPr>
          <w:i/>
        </w:rPr>
        <w:t>Model-View-Controller</w:t>
      </w:r>
      <w:r w:rsidRPr="009D74DB">
        <w:t xml:space="preserve"> (MVC), </w:t>
      </w:r>
      <w:r w:rsidRPr="009D74DB">
        <w:rPr>
          <w:i/>
        </w:rPr>
        <w:t>Controller</w:t>
      </w:r>
      <w:r w:rsidRPr="009D74DB">
        <w:t xml:space="preserve"> bertindak sebagai koordinator atau pengatur lalu lintas data. Ketika pengguna berinteraksi dengan antarmuka (misalnya menekan tombol "Simpan" di </w:t>
      </w:r>
      <w:r w:rsidRPr="009D74DB">
        <w:rPr>
          <w:i/>
        </w:rPr>
        <w:t>View</w:t>
      </w:r>
      <w:r w:rsidRPr="009D74DB">
        <w:t xml:space="preserve">), </w:t>
      </w:r>
      <w:r w:rsidRPr="009D74DB">
        <w:rPr>
          <w:i/>
        </w:rPr>
        <w:t>Controller</w:t>
      </w:r>
      <w:r w:rsidRPr="009D74DB">
        <w:t xml:space="preserve"> akan menangkap peristiwa (</w:t>
      </w:r>
      <w:r w:rsidRPr="009D74DB">
        <w:rPr>
          <w:i/>
        </w:rPr>
        <w:t>event</w:t>
      </w:r>
      <w:r w:rsidRPr="009D74DB">
        <w:t xml:space="preserve">) tersebut, mengambil data masukan dari View, mengirimkannya ke Model untuk disimpan ke basis data, dan akhirnya memerintahkan View untuk memperbarui tampilannya (seperti menyegarkan isi tabel). Controller memastikan </w:t>
      </w:r>
      <w:r w:rsidRPr="009D74DB">
        <w:rPr>
          <w:i/>
        </w:rPr>
        <w:t>View</w:t>
      </w:r>
      <w:r w:rsidRPr="009D74DB">
        <w:t xml:space="preserve"> dan Model tetap terpisah secara independen. View tidak pernah menulis kueri SQL secara langsung, dan Model tidak pernah berurusan dengan elemen visual GUI. </w:t>
      </w:r>
    </w:p>
    <w:p w14:paraId="2EF35A9A" w14:textId="398DD22E" w:rsidR="0048493A" w:rsidRPr="009D74DB" w:rsidRDefault="0048493A" w:rsidP="00262518">
      <w:pPr>
        <w:spacing w:after="0" w:line="360" w:lineRule="auto"/>
        <w:ind w:left="567" w:firstLine="567"/>
      </w:pPr>
      <w:r w:rsidRPr="009D74DB">
        <w:t xml:space="preserve">Pada pengembangan aplikasi </w:t>
      </w:r>
      <w:r w:rsidRPr="009D74DB">
        <w:rPr>
          <w:i/>
        </w:rPr>
        <w:t>web</w:t>
      </w:r>
      <w:r w:rsidRPr="009D74DB">
        <w:t xml:space="preserve"> berbahasa PHP, kita menggunakan </w:t>
      </w:r>
      <w:r w:rsidRPr="009D74DB">
        <w:rPr>
          <w:i/>
        </w:rPr>
        <w:t>index.php</w:t>
      </w:r>
      <w:r w:rsidRPr="009D74DB">
        <w:t xml:space="preserve"> sebagai titik eksekusi utama yang memanggil </w:t>
      </w:r>
      <w:r w:rsidRPr="009D74DB">
        <w:rPr>
          <w:i/>
        </w:rPr>
        <w:t>Controller</w:t>
      </w:r>
      <w:r w:rsidRPr="009D74DB">
        <w:t xml:space="preserve">. Pada aplikasi </w:t>
      </w:r>
      <w:r w:rsidRPr="009D74DB">
        <w:rPr>
          <w:i/>
        </w:rPr>
        <w:t>desktop</w:t>
      </w:r>
      <w:r w:rsidRPr="009D74DB">
        <w:t xml:space="preserve"> Python, pendekatan yang identik digunakan dengan membuat sebuah file </w:t>
      </w:r>
      <w:r w:rsidRPr="009D74DB">
        <w:rPr>
          <w:i/>
        </w:rPr>
        <w:t>main.py</w:t>
      </w:r>
      <w:r w:rsidRPr="009D74DB">
        <w:t xml:space="preserve"> di root direktori proyek. File ini bertanggung jawab untuk menginisialisasi </w:t>
      </w:r>
      <w:r w:rsidRPr="009D74DB">
        <w:rPr>
          <w:i/>
        </w:rPr>
        <w:t>Controller</w:t>
      </w:r>
      <w:r w:rsidRPr="009D74DB">
        <w:t xml:space="preserve"> lalu menyalakan putaran utama aplikasi (</w:t>
      </w:r>
      <w:r w:rsidRPr="009D74DB">
        <w:rPr>
          <w:i/>
        </w:rPr>
        <w:t>mainloop</w:t>
      </w:r>
      <w:r w:rsidRPr="009D74DB">
        <w:t xml:space="preserve">). </w:t>
      </w:r>
    </w:p>
    <w:p w14:paraId="48E79E23" w14:textId="66087759" w:rsidR="0048493A" w:rsidRPr="009D74DB" w:rsidRDefault="0048493A" w:rsidP="00262518">
      <w:pPr>
        <w:spacing w:after="0" w:line="360" w:lineRule="auto"/>
        <w:ind w:left="567" w:firstLine="567"/>
      </w:pPr>
      <w:r w:rsidRPr="009D74DB">
        <w:t>Pengujian perangkat lunak (</w:t>
      </w:r>
      <w:r w:rsidRPr="009D74DB">
        <w:rPr>
          <w:i/>
        </w:rPr>
        <w:t>Software Testing</w:t>
      </w:r>
      <w:r w:rsidRPr="009D74DB">
        <w:t xml:space="preserve">) adalah proses memverifikasi apakah kode berfungsi sesuai spesifikasi. Unit Testing adalah tingkat pengujian paling dasar, di mana kita menguji fungsi/metode terkecil secara terisolasi. Dalam ekosistem Python, pytest adalah kerangka kerja (framework) pengujian yang sangat populer karena sintaksnya yang ringkas. Pengujian dilakukan untuk memastikan logika di Model atau </w:t>
      </w:r>
      <w:r w:rsidRPr="009D74DB">
        <w:rPr>
          <w:i/>
        </w:rPr>
        <w:t>Controller</w:t>
      </w:r>
      <w:r w:rsidRPr="009D74DB">
        <w:t xml:space="preserve"> bebas dari bug (cacat logika) sebelum aplikasi didistribusikan. </w:t>
      </w:r>
    </w:p>
    <w:p w14:paraId="51E070AB" w14:textId="77777777" w:rsidR="005440F8" w:rsidRPr="009D74DB" w:rsidRDefault="00904A23" w:rsidP="00904A23">
      <w:pPr>
        <w:spacing w:after="0" w:line="360" w:lineRule="auto"/>
        <w:ind w:left="567" w:firstLine="567"/>
        <w:rPr>
          <w:color w:val="auto"/>
          <w:kern w:val="0"/>
          <w:lang w:val="en-ID" w:eastAsia="en-ID"/>
          <w14:ligatures w14:val="none"/>
        </w:rPr>
      </w:pPr>
      <w:r w:rsidRPr="009D74DB">
        <w:rPr>
          <w:color w:val="auto"/>
          <w:kern w:val="0"/>
          <w:lang w:val="en-ID" w:eastAsia="en-ID"/>
          <w14:ligatures w14:val="none"/>
        </w:rPr>
        <w:t xml:space="preserve">Pada praktikum ini, pengujian dilakukan terhadap fungsi </w:t>
      </w:r>
      <w:r w:rsidRPr="009D74DB">
        <w:rPr>
          <w:i/>
          <w:color w:val="auto"/>
          <w:kern w:val="0"/>
          <w:lang w:val="en-ID" w:eastAsia="en-ID"/>
          <w14:ligatures w14:val="none"/>
        </w:rPr>
        <w:t>get_all_buku()</w:t>
      </w:r>
      <w:r w:rsidRPr="009D74DB">
        <w:rPr>
          <w:color w:val="auto"/>
          <w:kern w:val="0"/>
          <w:lang w:val="en-ID" w:eastAsia="en-ID"/>
          <w14:ligatures w14:val="none"/>
        </w:rPr>
        <w:t xml:space="preserve"> yang terdapat pada </w:t>
      </w:r>
      <w:r w:rsidRPr="009D74DB">
        <w:rPr>
          <w:i/>
          <w:color w:val="auto"/>
          <w:kern w:val="0"/>
          <w:lang w:val="en-ID" w:eastAsia="en-ID"/>
          <w14:ligatures w14:val="none"/>
        </w:rPr>
        <w:t>buku_model.py</w:t>
      </w:r>
      <w:r w:rsidRPr="009D74DB">
        <w:rPr>
          <w:color w:val="auto"/>
          <w:kern w:val="0"/>
          <w:lang w:val="en-ID" w:eastAsia="en-ID"/>
          <w14:ligatures w14:val="none"/>
        </w:rPr>
        <w:t xml:space="preserve">. Fungsi tersebut bertugas mengambil seluruh data buku dari database. Pengujian menggunakan pytest dan </w:t>
      </w:r>
      <w:r w:rsidRPr="009D74DB">
        <w:rPr>
          <w:i/>
          <w:color w:val="auto"/>
          <w:kern w:val="0"/>
          <w:lang w:val="en-ID" w:eastAsia="en-ID"/>
          <w14:ligatures w14:val="none"/>
        </w:rPr>
        <w:t>MagicMock</w:t>
      </w:r>
      <w:r w:rsidRPr="009D74DB">
        <w:rPr>
          <w:color w:val="auto"/>
          <w:kern w:val="0"/>
          <w:lang w:val="en-ID" w:eastAsia="en-ID"/>
          <w14:ligatures w14:val="none"/>
        </w:rPr>
        <w:t xml:space="preserve"> untuk mensimulasikan koneksi database sehingga pengujian dapat dilakukan tanpa harus mengakses atau mengubah data asli. Data buku tiruan digunakan untuk memeriksa apakah fungsi mengembalikan hasil yang sesuai dengan harapan.</w:t>
      </w:r>
      <w:r w:rsidRPr="009D74DB">
        <w:t xml:space="preserve"> t</w:t>
      </w:r>
      <w:r w:rsidRPr="009D74DB">
        <w:rPr>
          <w:color w:val="auto"/>
          <w:kern w:val="0"/>
          <w:lang w:val="en-ID" w:eastAsia="en-ID"/>
          <w14:ligatures w14:val="none"/>
        </w:rPr>
        <w:t>etapi juga memastikan beberapa proses penting di dalamnya berjalan dengan benar.</w:t>
      </w:r>
    </w:p>
    <w:p w14:paraId="3DDAE812" w14:textId="05D5F90D" w:rsidR="005440F8" w:rsidRPr="009D74DB" w:rsidRDefault="005440F8" w:rsidP="005440F8">
      <w:pPr>
        <w:pStyle w:val="Heading3"/>
        <w:numPr>
          <w:ilvl w:val="0"/>
          <w:numId w:val="27"/>
        </w:numPr>
        <w:spacing w:before="0" w:line="360" w:lineRule="auto"/>
        <w:ind w:left="1134" w:hanging="567"/>
        <w:jc w:val="both"/>
        <w:rPr>
          <w:rFonts w:cs="Times New Roman"/>
          <w:kern w:val="0"/>
          <w:lang w:val="en-ID" w:eastAsia="en-ID"/>
          <w14:ligatures w14:val="none"/>
        </w:rPr>
      </w:pPr>
      <w:r w:rsidRPr="009D74DB">
        <w:rPr>
          <w:rFonts w:cs="Times New Roman"/>
        </w:rPr>
        <w:lastRenderedPageBreak/>
        <w:t>Autentikasi Dan Otorisasi Pengguna</w:t>
      </w:r>
    </w:p>
    <w:p w14:paraId="3A2BDD7B" w14:textId="6ABC986D" w:rsidR="00044574" w:rsidRPr="009D74DB" w:rsidRDefault="00044574" w:rsidP="00044574">
      <w:pPr>
        <w:spacing w:after="0" w:line="360" w:lineRule="auto"/>
        <w:ind w:left="567" w:right="11" w:firstLine="567"/>
      </w:pPr>
      <w:r w:rsidRPr="009D74DB">
        <w:t xml:space="preserve">Dalam rekayasa perangkat lunak, kualitas sebuah sistem tidak hanya dinilai dari kelengkapan fitur fungsionalnya (seperti kemampuan menyimpan atau menampilkan data), tetapi juga dari pemenuhan kebutuhan </w:t>
      </w:r>
      <w:r w:rsidRPr="009D74DB">
        <w:rPr>
          <w:i/>
        </w:rPr>
        <w:t>non</w:t>
      </w:r>
      <w:r w:rsidRPr="009D74DB">
        <w:t>-fungsional (</w:t>
      </w:r>
      <w:r w:rsidRPr="009D74DB">
        <w:rPr>
          <w:i/>
        </w:rPr>
        <w:t>non</w:t>
      </w:r>
      <w:r w:rsidRPr="009D74DB">
        <w:t>-</w:t>
      </w:r>
      <w:r w:rsidRPr="009D74DB">
        <w:rPr>
          <w:i/>
        </w:rPr>
        <w:t>functional</w:t>
      </w:r>
      <w:r w:rsidRPr="009D74DB">
        <w:t xml:space="preserve"> </w:t>
      </w:r>
      <w:r w:rsidRPr="009D74DB">
        <w:rPr>
          <w:i/>
        </w:rPr>
        <w:t>requirements</w:t>
      </w:r>
      <w:r w:rsidRPr="009D74DB">
        <w:t xml:space="preserve">). Salah satu atribut kualitas </w:t>
      </w:r>
      <w:r w:rsidRPr="009D74DB">
        <w:rPr>
          <w:i/>
        </w:rPr>
        <w:t>non</w:t>
      </w:r>
      <w:r w:rsidRPr="009D74DB">
        <w:t>-fungsional yang paling krusial dalam arsitektur perangkat lunak adalah keamanan (</w:t>
      </w:r>
      <w:r w:rsidRPr="009D74DB">
        <w:rPr>
          <w:i/>
        </w:rPr>
        <w:t>security</w:t>
      </w:r>
      <w:r w:rsidRPr="009D74DB">
        <w:t xml:space="preserve">). Sistem informasi perpustakaan yang baik harus mampu melindungi integritas data koleksi buku dan informasi anggotanya dari akses maupun manipulasi oleh pihak yang tidak berwenang. </w:t>
      </w:r>
    </w:p>
    <w:p w14:paraId="3FDC7799" w14:textId="77777777" w:rsidR="00044574" w:rsidRPr="009D74DB" w:rsidRDefault="00044574" w:rsidP="00044574">
      <w:pPr>
        <w:spacing w:after="0" w:line="360" w:lineRule="auto"/>
        <w:ind w:left="567" w:right="11" w:firstLine="567"/>
      </w:pPr>
      <w:r w:rsidRPr="009D74DB">
        <w:t>Autentikasi (</w:t>
      </w:r>
      <w:r w:rsidRPr="009D74DB">
        <w:rPr>
          <w:i/>
        </w:rPr>
        <w:t>Authentication</w:t>
      </w:r>
      <w:r w:rsidRPr="009D74DB">
        <w:t>) dan Otorisasi (</w:t>
      </w:r>
      <w:r w:rsidRPr="009D74DB">
        <w:rPr>
          <w:i/>
        </w:rPr>
        <w:t>Authorization</w:t>
      </w:r>
      <w:r w:rsidRPr="009D74DB">
        <w:t xml:space="preserve">) sering disebut bersamaan, autentikasi dan otorisasi adalah dua proses keamanan yang berbeda dan bekerja secara berurutan: </w:t>
      </w:r>
    </w:p>
    <w:p w14:paraId="07E5001A" w14:textId="77777777" w:rsidR="00044574" w:rsidRPr="009D74DB" w:rsidRDefault="00044574" w:rsidP="00246791">
      <w:pPr>
        <w:numPr>
          <w:ilvl w:val="0"/>
          <w:numId w:val="86"/>
        </w:numPr>
        <w:spacing w:after="120" w:line="259" w:lineRule="auto"/>
        <w:ind w:left="851" w:right="11" w:hanging="284"/>
      </w:pPr>
      <w:r w:rsidRPr="009D74DB">
        <w:t>Autentikasi (</w:t>
      </w:r>
      <w:r w:rsidRPr="009D74DB">
        <w:rPr>
          <w:i/>
        </w:rPr>
        <w:t>Authentication</w:t>
      </w:r>
      <w:r w:rsidRPr="009D74DB">
        <w:t xml:space="preserve">) </w:t>
      </w:r>
    </w:p>
    <w:p w14:paraId="2B7A5D10" w14:textId="6D02BE0D" w:rsidR="00044574" w:rsidRPr="009D74DB" w:rsidRDefault="00044574" w:rsidP="00044574">
      <w:pPr>
        <w:spacing w:after="0" w:line="360" w:lineRule="auto"/>
        <w:ind w:left="567" w:right="11" w:firstLine="284"/>
      </w:pPr>
      <w:r w:rsidRPr="009D74DB">
        <w:t xml:space="preserve">Proses memverifikasi identitas pengguna yang mencoba masuk ke dalam sistem (menjawab pertanyaan: "Siapa Anda?"). Mekanisme paling umum adalah memeriksa kecocokan kombinasi </w:t>
      </w:r>
      <w:r w:rsidRPr="009D74DB">
        <w:rPr>
          <w:i/>
        </w:rPr>
        <w:t>username</w:t>
      </w:r>
      <w:r w:rsidRPr="009D74DB">
        <w:t xml:space="preserve"> dan </w:t>
      </w:r>
      <w:r w:rsidRPr="009D74DB">
        <w:rPr>
          <w:i/>
        </w:rPr>
        <w:t>password</w:t>
      </w:r>
      <w:r w:rsidRPr="009D74DB">
        <w:t xml:space="preserve"> yang dimasukkan pengguna pada halaman Login terhadap data yang tersimpan di basis data. </w:t>
      </w:r>
    </w:p>
    <w:p w14:paraId="1050F194" w14:textId="77777777" w:rsidR="00044574" w:rsidRPr="009D74DB" w:rsidRDefault="00044574" w:rsidP="00246791">
      <w:pPr>
        <w:numPr>
          <w:ilvl w:val="0"/>
          <w:numId w:val="86"/>
        </w:numPr>
        <w:spacing w:after="120" w:line="259" w:lineRule="auto"/>
        <w:ind w:left="851" w:right="11" w:hanging="284"/>
      </w:pPr>
      <w:r w:rsidRPr="009D74DB">
        <w:t>Otorisasi (</w:t>
      </w:r>
      <w:r w:rsidRPr="009D74DB">
        <w:rPr>
          <w:i/>
        </w:rPr>
        <w:t>Authorization</w:t>
      </w:r>
      <w:r w:rsidRPr="009D74DB">
        <w:t xml:space="preserve">) </w:t>
      </w:r>
    </w:p>
    <w:p w14:paraId="0C50682D" w14:textId="77777777" w:rsidR="00044574" w:rsidRPr="009D74DB" w:rsidRDefault="00044574" w:rsidP="00044574">
      <w:pPr>
        <w:spacing w:after="0" w:line="360" w:lineRule="auto"/>
        <w:ind w:left="567" w:right="11" w:firstLine="284"/>
      </w:pPr>
      <w:r w:rsidRPr="009D74DB">
        <w:t xml:space="preserve">Proses menentukan hak akses atau izin tindakan yang boleh dilakukan oleh pengguna setelah identitasnya berhasil diverifikasi (menjawab pertanyaan: "Apa yang boleh Anda lakukan?"). Misalnya, setelah berhasil </w:t>
      </w:r>
      <w:r w:rsidRPr="009D74DB">
        <w:rPr>
          <w:i/>
        </w:rPr>
        <w:t>login</w:t>
      </w:r>
      <w:r w:rsidRPr="009D74DB">
        <w:t>, pengguna dengan peran (role) Admin/Petugas diizinkan menambah dan menghapus buku, sedangkan pengguna dengan peran Anggota hanya diizinkan melihat daftar katalog buku (</w:t>
      </w:r>
      <w:r w:rsidRPr="009D74DB">
        <w:rPr>
          <w:i/>
        </w:rPr>
        <w:t>read</w:t>
      </w:r>
      <w:r w:rsidRPr="009D74DB">
        <w:t>-</w:t>
      </w:r>
      <w:r w:rsidRPr="009D74DB">
        <w:rPr>
          <w:i/>
        </w:rPr>
        <w:t>only</w:t>
      </w:r>
      <w:r w:rsidRPr="009D74DB">
        <w:t xml:space="preserve">). </w:t>
      </w:r>
    </w:p>
    <w:p w14:paraId="03B93CAD" w14:textId="77777777" w:rsidR="00044574" w:rsidRPr="009D74DB" w:rsidRDefault="00044574" w:rsidP="00044574">
      <w:pPr>
        <w:spacing w:after="114"/>
        <w:ind w:left="567" w:right="11" w:firstLine="0"/>
        <w:jc w:val="right"/>
      </w:pPr>
      <w:r w:rsidRPr="009D74DB">
        <w:rPr>
          <w:noProof/>
        </w:rPr>
        <w:drawing>
          <wp:inline distT="0" distB="0" distL="0" distR="0" wp14:anchorId="7EE4F3EB" wp14:editId="388318D0">
            <wp:extent cx="4638675" cy="1485900"/>
            <wp:effectExtent l="19050" t="19050" r="28575" b="19050"/>
            <wp:docPr id="846" name="Picture 846"/>
            <wp:cNvGraphicFramePr/>
            <a:graphic xmlns:a="http://schemas.openxmlformats.org/drawingml/2006/main">
              <a:graphicData uri="http://schemas.openxmlformats.org/drawingml/2006/picture">
                <pic:pic xmlns:pic="http://schemas.openxmlformats.org/drawingml/2006/picture">
                  <pic:nvPicPr>
                    <pic:cNvPr id="846" name="Picture 846"/>
                    <pic:cNvPicPr/>
                  </pic:nvPicPr>
                  <pic:blipFill>
                    <a:blip r:embed="rId20"/>
                    <a:stretch>
                      <a:fillRect/>
                    </a:stretch>
                  </pic:blipFill>
                  <pic:spPr>
                    <a:xfrm>
                      <a:off x="0" y="0"/>
                      <a:ext cx="4638675" cy="1485900"/>
                    </a:xfrm>
                    <a:prstGeom prst="rect">
                      <a:avLst/>
                    </a:prstGeom>
                    <a:ln w="12700">
                      <a:solidFill>
                        <a:schemeClr val="tx1"/>
                      </a:solidFill>
                    </a:ln>
                  </pic:spPr>
                </pic:pic>
              </a:graphicData>
            </a:graphic>
          </wp:inline>
        </w:drawing>
      </w:r>
      <w:r w:rsidRPr="009D74DB">
        <w:t xml:space="preserve"> </w:t>
      </w:r>
    </w:p>
    <w:p w14:paraId="74596068" w14:textId="77777777" w:rsidR="00044574" w:rsidRPr="009D74DB" w:rsidRDefault="00044574" w:rsidP="00044574">
      <w:pPr>
        <w:spacing w:after="0" w:line="360" w:lineRule="auto"/>
        <w:ind w:left="567" w:right="11" w:firstLine="567"/>
      </w:pPr>
      <w:r w:rsidRPr="009D74DB">
        <w:lastRenderedPageBreak/>
        <w:t>Saat menyimpan kata sandi (</w:t>
      </w:r>
      <w:r w:rsidRPr="009D74DB">
        <w:rPr>
          <w:i/>
        </w:rPr>
        <w:t>password</w:t>
      </w:r>
      <w:r w:rsidRPr="009D74DB">
        <w:t>) pengguna secara langsung dalam bentuk teks biasa (</w:t>
      </w:r>
      <w:r w:rsidRPr="009D74DB">
        <w:rPr>
          <w:i/>
        </w:rPr>
        <w:t>plain</w:t>
      </w:r>
      <w:r w:rsidRPr="009D74DB">
        <w:t xml:space="preserve"> </w:t>
      </w:r>
      <w:r w:rsidRPr="009D74DB">
        <w:rPr>
          <w:i/>
        </w:rPr>
        <w:t>text</w:t>
      </w:r>
      <w:r w:rsidRPr="009D74DB">
        <w:t xml:space="preserve">) di dalam tabel </w:t>
      </w:r>
      <w:r w:rsidRPr="009D74DB">
        <w:rPr>
          <w:i/>
        </w:rPr>
        <w:t>MySQL</w:t>
      </w:r>
      <w:r w:rsidRPr="009D74DB">
        <w:t xml:space="preserve"> merupakan celah keamanan fatal. Jika basis data mengalami kebocoran (data </w:t>
      </w:r>
      <w:r w:rsidRPr="009D74DB">
        <w:rPr>
          <w:i/>
        </w:rPr>
        <w:t>breach</w:t>
      </w:r>
      <w:r w:rsidRPr="009D74DB">
        <w:t xml:space="preserve">), seluruh kata sandi pengguna akan langsung terbaca. Untuk mengatasi risiko tersebut, standar rekayasa perangkat lunak mewajibkan penggunaan fungsi </w:t>
      </w:r>
      <w:r w:rsidRPr="009D74DB">
        <w:rPr>
          <w:i/>
        </w:rPr>
        <w:t>Cryptographic</w:t>
      </w:r>
      <w:r w:rsidRPr="009D74DB">
        <w:t xml:space="preserve"> </w:t>
      </w:r>
      <w:r w:rsidRPr="009D74DB">
        <w:rPr>
          <w:i/>
        </w:rPr>
        <w:t>Hash</w:t>
      </w:r>
      <w:r w:rsidRPr="009D74DB">
        <w:t xml:space="preserve"> (seperti algoritma </w:t>
      </w:r>
      <w:r w:rsidRPr="009D74DB">
        <w:rPr>
          <w:i/>
        </w:rPr>
        <w:t>SHA</w:t>
      </w:r>
      <w:r w:rsidRPr="009D74DB">
        <w:t>-</w:t>
      </w:r>
      <w:r w:rsidRPr="009D74DB">
        <w:rPr>
          <w:i/>
        </w:rPr>
        <w:t>256</w:t>
      </w:r>
      <w:r w:rsidRPr="009D74DB">
        <w:t>). Hashing adalah proses mengubah teks kata sandi menjadi deretan karakter acak dengan panjang tetap secara satu arah (</w:t>
      </w:r>
      <w:r w:rsidRPr="009D74DB">
        <w:rPr>
          <w:i/>
        </w:rPr>
        <w:t>one</w:t>
      </w:r>
      <w:r w:rsidRPr="009D74DB">
        <w:t>-</w:t>
      </w:r>
      <w:r w:rsidRPr="009D74DB">
        <w:rPr>
          <w:i/>
        </w:rPr>
        <w:t>way</w:t>
      </w:r>
      <w:r w:rsidRPr="009D74DB">
        <w:t xml:space="preserve"> </w:t>
      </w:r>
      <w:r w:rsidRPr="009D74DB">
        <w:rPr>
          <w:i/>
        </w:rPr>
        <w:t>function</w:t>
      </w:r>
      <w:r w:rsidRPr="009D74DB">
        <w:t>). Nilai yang sudah di-hash tidak dapat dikembalikan menjadi teks asli (</w:t>
      </w:r>
      <w:r w:rsidRPr="009D74DB">
        <w:rPr>
          <w:i/>
        </w:rPr>
        <w:t>irreversible</w:t>
      </w:r>
      <w:r w:rsidRPr="009D74DB">
        <w:t xml:space="preserve">). Saat pengguna melakukan login, sistem akan melakukan hashing terhadap input kata sandi yang diketik, lalu membandingkan nilai hash tersebut dengan nilai hash yang tersimpan di basis data. </w:t>
      </w:r>
    </w:p>
    <w:p w14:paraId="23D47264" w14:textId="1195CC11" w:rsidR="00044574" w:rsidRPr="009D74DB" w:rsidRDefault="00044574" w:rsidP="00044574">
      <w:pPr>
        <w:spacing w:after="0" w:line="360" w:lineRule="auto"/>
        <w:ind w:left="567" w:right="11" w:firstLine="567"/>
      </w:pPr>
      <w:r w:rsidRPr="009D74DB">
        <w:t>Penerapan otorisasi berbasis peran (</w:t>
      </w:r>
      <w:r w:rsidRPr="009D74DB">
        <w:rPr>
          <w:i/>
        </w:rPr>
        <w:t>Role</w:t>
      </w:r>
      <w:r w:rsidRPr="009D74DB">
        <w:t>-</w:t>
      </w:r>
      <w:r w:rsidRPr="009D74DB">
        <w:rPr>
          <w:i/>
        </w:rPr>
        <w:t>Based</w:t>
      </w:r>
      <w:r w:rsidRPr="009D74DB">
        <w:t xml:space="preserve"> </w:t>
      </w:r>
      <w:r w:rsidRPr="009D74DB">
        <w:rPr>
          <w:i/>
        </w:rPr>
        <w:t>Access</w:t>
      </w:r>
      <w:r w:rsidRPr="009D74DB">
        <w:t xml:space="preserve"> </w:t>
      </w:r>
      <w:r w:rsidRPr="009D74DB">
        <w:rPr>
          <w:i/>
        </w:rPr>
        <w:t>Control</w:t>
      </w:r>
      <w:r w:rsidRPr="009D74DB">
        <w:t xml:space="preserve">) di dalam pola arsitektur </w:t>
      </w:r>
      <w:r w:rsidRPr="009D74DB">
        <w:rPr>
          <w:i/>
        </w:rPr>
        <w:t>Model</w:t>
      </w:r>
      <w:r w:rsidRPr="009D74DB">
        <w:t>-</w:t>
      </w:r>
      <w:r w:rsidRPr="009D74DB">
        <w:rPr>
          <w:i/>
        </w:rPr>
        <w:t>View</w:t>
      </w:r>
      <w:r w:rsidRPr="009D74DB">
        <w:t>-</w:t>
      </w:r>
      <w:r w:rsidRPr="009D74DB">
        <w:rPr>
          <w:i/>
        </w:rPr>
        <w:t>Controller</w:t>
      </w:r>
      <w:r w:rsidRPr="009D74DB">
        <w:t xml:space="preserve"> (</w:t>
      </w:r>
      <w:r w:rsidRPr="009D74DB">
        <w:rPr>
          <w:i/>
        </w:rPr>
        <w:t>MVC</w:t>
      </w:r>
      <w:r w:rsidRPr="009D74DB">
        <w:t xml:space="preserve">) didistribusikan sesuai tanggung jawab masing-masing komponen: </w:t>
      </w:r>
    </w:p>
    <w:p w14:paraId="15E3B269" w14:textId="791D1A4A" w:rsidR="00044574" w:rsidRPr="009D74DB" w:rsidRDefault="00044574" w:rsidP="00246791">
      <w:pPr>
        <w:numPr>
          <w:ilvl w:val="0"/>
          <w:numId w:val="87"/>
        </w:numPr>
        <w:spacing w:after="0" w:line="357" w:lineRule="auto"/>
        <w:ind w:left="851" w:right="11" w:hanging="284"/>
      </w:pPr>
      <w:r w:rsidRPr="009D74DB">
        <w:t>Model:</w:t>
      </w:r>
    </w:p>
    <w:p w14:paraId="29563AEE" w14:textId="77777777" w:rsidR="00A11655" w:rsidRPr="009D74DB" w:rsidRDefault="00044574" w:rsidP="00A11655">
      <w:pPr>
        <w:spacing w:after="0" w:line="357" w:lineRule="auto"/>
        <w:ind w:left="851" w:right="11" w:firstLine="0"/>
        <w:rPr>
          <w:color w:val="auto"/>
          <w:kern w:val="0"/>
          <w:lang w:val="en-ID" w:eastAsia="en-ID"/>
          <w14:ligatures w14:val="none"/>
        </w:rPr>
      </w:pPr>
      <w:r w:rsidRPr="009D74DB">
        <w:rPr>
          <w:color w:val="auto"/>
          <w:kern w:val="0"/>
          <w:lang w:val="en-ID" w:eastAsia="en-ID"/>
          <w14:ligatures w14:val="none"/>
        </w:rPr>
        <w:t xml:space="preserve">Bertugas melakukan kueri untuk memverifikasi kredensial pengguna ke basis data menggunakan Parameterized </w:t>
      </w:r>
      <w:r w:rsidRPr="009D74DB">
        <w:rPr>
          <w:i/>
          <w:color w:val="auto"/>
          <w:kern w:val="0"/>
          <w:lang w:val="en-ID" w:eastAsia="en-ID"/>
          <w14:ligatures w14:val="none"/>
        </w:rPr>
        <w:t>Query</w:t>
      </w:r>
      <w:r w:rsidRPr="009D74DB">
        <w:rPr>
          <w:color w:val="auto"/>
          <w:kern w:val="0"/>
          <w:lang w:val="en-ID" w:eastAsia="en-ID"/>
          <w14:ligatures w14:val="none"/>
        </w:rPr>
        <w:t xml:space="preserve"> guna mencegah </w:t>
      </w:r>
      <w:r w:rsidRPr="009D74DB">
        <w:rPr>
          <w:i/>
          <w:color w:val="auto"/>
          <w:kern w:val="0"/>
          <w:lang w:val="en-ID" w:eastAsia="en-ID"/>
          <w14:ligatures w14:val="none"/>
        </w:rPr>
        <w:t>SQL</w:t>
      </w:r>
      <w:r w:rsidRPr="009D74DB">
        <w:rPr>
          <w:color w:val="auto"/>
          <w:kern w:val="0"/>
          <w:lang w:val="en-ID" w:eastAsia="en-ID"/>
          <w14:ligatures w14:val="none"/>
        </w:rPr>
        <w:t xml:space="preserve"> </w:t>
      </w:r>
      <w:r w:rsidRPr="009D74DB">
        <w:rPr>
          <w:i/>
          <w:color w:val="auto"/>
          <w:kern w:val="0"/>
          <w:lang w:val="en-ID" w:eastAsia="en-ID"/>
          <w14:ligatures w14:val="none"/>
        </w:rPr>
        <w:t>Injection</w:t>
      </w:r>
      <w:r w:rsidRPr="009D74DB">
        <w:rPr>
          <w:color w:val="auto"/>
          <w:kern w:val="0"/>
          <w:lang w:val="en-ID" w:eastAsia="en-ID"/>
          <w14:ligatures w14:val="none"/>
        </w:rPr>
        <w:t xml:space="preserve">. Model memeriksa apakah </w:t>
      </w:r>
      <w:r w:rsidRPr="009D74DB">
        <w:rPr>
          <w:i/>
          <w:color w:val="auto"/>
          <w:kern w:val="0"/>
          <w:lang w:val="en-ID" w:eastAsia="en-ID"/>
          <w14:ligatures w14:val="none"/>
        </w:rPr>
        <w:t>username</w:t>
      </w:r>
      <w:r w:rsidRPr="009D74DB">
        <w:rPr>
          <w:color w:val="auto"/>
          <w:kern w:val="0"/>
          <w:lang w:val="en-ID" w:eastAsia="en-ID"/>
          <w14:ligatures w14:val="none"/>
        </w:rPr>
        <w:t xml:space="preserve"> dan </w:t>
      </w:r>
      <w:r w:rsidRPr="009D74DB">
        <w:rPr>
          <w:i/>
          <w:color w:val="auto"/>
          <w:kern w:val="0"/>
          <w:lang w:val="en-ID" w:eastAsia="en-ID"/>
          <w14:ligatures w14:val="none"/>
        </w:rPr>
        <w:t>password</w:t>
      </w:r>
      <w:r w:rsidRPr="009D74DB">
        <w:rPr>
          <w:color w:val="auto"/>
          <w:kern w:val="0"/>
          <w:lang w:val="en-ID" w:eastAsia="en-ID"/>
          <w14:ligatures w14:val="none"/>
        </w:rPr>
        <w:t xml:space="preserve"> yang dimasukkan sesuai dengan data yang tersimpan di basis data. </w:t>
      </w:r>
    </w:p>
    <w:p w14:paraId="1710648F" w14:textId="7B3131F3" w:rsidR="00044574" w:rsidRPr="009D74DB" w:rsidRDefault="00044574" w:rsidP="00246791">
      <w:pPr>
        <w:numPr>
          <w:ilvl w:val="0"/>
          <w:numId w:val="87"/>
        </w:numPr>
        <w:spacing w:after="0" w:line="357" w:lineRule="auto"/>
        <w:ind w:left="851" w:right="11" w:hanging="284"/>
        <w:rPr>
          <w:color w:val="auto"/>
          <w:kern w:val="0"/>
          <w:lang w:val="en-ID" w:eastAsia="en-ID"/>
          <w14:ligatures w14:val="none"/>
        </w:rPr>
      </w:pPr>
      <w:r w:rsidRPr="009D74DB">
        <w:rPr>
          <w:i/>
        </w:rPr>
        <w:t>Controller</w:t>
      </w:r>
      <w:r w:rsidRPr="009D74DB">
        <w:t xml:space="preserve">: </w:t>
      </w:r>
    </w:p>
    <w:p w14:paraId="3A742948" w14:textId="4351F61F" w:rsidR="00A11655" w:rsidRPr="009D74DB" w:rsidRDefault="00A11655" w:rsidP="00A11655">
      <w:pPr>
        <w:spacing w:after="0" w:line="357" w:lineRule="auto"/>
        <w:ind w:left="851" w:right="11" w:firstLine="0"/>
        <w:rPr>
          <w:color w:val="auto"/>
          <w:kern w:val="0"/>
          <w:lang w:val="en-ID" w:eastAsia="en-ID"/>
          <w14:ligatures w14:val="none"/>
        </w:rPr>
      </w:pPr>
      <w:r w:rsidRPr="009D74DB">
        <w:rPr>
          <w:color w:val="auto"/>
          <w:kern w:val="0"/>
          <w:lang w:val="en-ID" w:eastAsia="en-ID"/>
          <w14:ligatures w14:val="none"/>
        </w:rPr>
        <w:t>Bertugas menerima hasil autentikasi dari Model berupa status keberhasilan login dan informasi peran (</w:t>
      </w:r>
      <w:r w:rsidRPr="009D74DB">
        <w:rPr>
          <w:i/>
          <w:iCs/>
          <w:color w:val="auto"/>
          <w:kern w:val="0"/>
          <w:lang w:val="en-ID" w:eastAsia="en-ID"/>
          <w14:ligatures w14:val="none"/>
        </w:rPr>
        <w:t>role</w:t>
      </w:r>
      <w:r w:rsidRPr="009D74DB">
        <w:rPr>
          <w:color w:val="auto"/>
          <w:kern w:val="0"/>
          <w:lang w:val="en-ID" w:eastAsia="en-ID"/>
          <w14:ligatures w14:val="none"/>
        </w:rPr>
        <w:t xml:space="preserve">) pengguna. Berdasarkan hasil tersebut, </w:t>
      </w:r>
      <w:r w:rsidRPr="009D74DB">
        <w:rPr>
          <w:i/>
          <w:color w:val="auto"/>
          <w:kern w:val="0"/>
          <w:lang w:val="en-ID" w:eastAsia="en-ID"/>
          <w14:ligatures w14:val="none"/>
        </w:rPr>
        <w:t>Controller</w:t>
      </w:r>
      <w:r w:rsidRPr="009D74DB">
        <w:rPr>
          <w:color w:val="auto"/>
          <w:kern w:val="0"/>
          <w:lang w:val="en-ID" w:eastAsia="en-ID"/>
          <w14:ligatures w14:val="none"/>
        </w:rPr>
        <w:t xml:space="preserve"> mengatur alur aplikasi, mengizinkan pengguna masuk ke jendela utama sesuai dengan hak aksesnya atau menolak akses apabila kredensial yang dimasukkan tidak valid. </w:t>
      </w:r>
    </w:p>
    <w:p w14:paraId="5CCD5DB8" w14:textId="2CFB2982" w:rsidR="00044574" w:rsidRPr="009D74DB" w:rsidRDefault="00044574" w:rsidP="00246791">
      <w:pPr>
        <w:numPr>
          <w:ilvl w:val="0"/>
          <w:numId w:val="87"/>
        </w:numPr>
        <w:spacing w:after="0" w:line="357" w:lineRule="auto"/>
        <w:ind w:left="851" w:right="11" w:hanging="284"/>
      </w:pPr>
      <w:r w:rsidRPr="009D74DB">
        <w:rPr>
          <w:i/>
        </w:rPr>
        <w:t>View</w:t>
      </w:r>
      <w:r w:rsidRPr="009D74DB">
        <w:t xml:space="preserve">: </w:t>
      </w:r>
    </w:p>
    <w:p w14:paraId="6DD77416" w14:textId="3D64F3BE" w:rsidR="0048493A" w:rsidRPr="009D74DB" w:rsidRDefault="00A11655" w:rsidP="00A11655">
      <w:pPr>
        <w:spacing w:after="3" w:line="357" w:lineRule="auto"/>
        <w:ind w:left="851" w:right="11" w:firstLine="0"/>
        <w:rPr>
          <w:color w:val="auto"/>
          <w:kern w:val="0"/>
          <w:lang w:val="en-ID" w:eastAsia="en-ID"/>
          <w14:ligatures w14:val="none"/>
        </w:rPr>
      </w:pPr>
      <w:r w:rsidRPr="009D74DB">
        <w:rPr>
          <w:color w:val="auto"/>
          <w:kern w:val="0"/>
          <w:lang w:val="en-ID" w:eastAsia="en-ID"/>
          <w14:ligatures w14:val="none"/>
        </w:rPr>
        <w:t xml:space="preserve">Bertugas menampilkan antarmuka aplikasi kepada pengguna sesuai dengan instruksi dari </w:t>
      </w:r>
      <w:r w:rsidRPr="009D74DB">
        <w:rPr>
          <w:i/>
          <w:color w:val="auto"/>
          <w:kern w:val="0"/>
          <w:lang w:val="en-ID" w:eastAsia="en-ID"/>
          <w14:ligatures w14:val="none"/>
        </w:rPr>
        <w:t>Controller</w:t>
      </w:r>
      <w:r w:rsidRPr="009D74DB">
        <w:rPr>
          <w:color w:val="auto"/>
          <w:kern w:val="0"/>
          <w:lang w:val="en-ID" w:eastAsia="en-ID"/>
          <w14:ligatures w14:val="none"/>
        </w:rPr>
        <w:t>, menyesuaikan tampilan berdasarkan hak akses (</w:t>
      </w:r>
      <w:r w:rsidRPr="009D74DB">
        <w:rPr>
          <w:i/>
          <w:iCs/>
          <w:color w:val="auto"/>
          <w:kern w:val="0"/>
          <w:lang w:val="en-ID" w:eastAsia="en-ID"/>
          <w14:ligatures w14:val="none"/>
        </w:rPr>
        <w:t>role</w:t>
      </w:r>
      <w:r w:rsidRPr="009D74DB">
        <w:rPr>
          <w:color w:val="auto"/>
          <w:kern w:val="0"/>
          <w:lang w:val="en-ID" w:eastAsia="en-ID"/>
          <w14:ligatures w14:val="none"/>
        </w:rPr>
        <w:t>) pengguna, misalnya dengan, (</w:t>
      </w:r>
      <w:r w:rsidRPr="009D74DB">
        <w:rPr>
          <w:i/>
          <w:iCs/>
          <w:color w:val="auto"/>
          <w:kern w:val="0"/>
          <w:lang w:val="en-ID" w:eastAsia="en-ID"/>
          <w14:ligatures w14:val="none"/>
        </w:rPr>
        <w:t>disable</w:t>
      </w:r>
      <w:r w:rsidRPr="009D74DB">
        <w:rPr>
          <w:color w:val="auto"/>
          <w:kern w:val="0"/>
          <w:lang w:val="en-ID" w:eastAsia="en-ID"/>
          <w14:ligatures w14:val="none"/>
        </w:rPr>
        <w:t>) atau menyembunyikan tombol untuk menambah, mengubah, dan menghapus data.</w:t>
      </w:r>
    </w:p>
    <w:p w14:paraId="24797FC9" w14:textId="77777777" w:rsidR="00F369D2" w:rsidRPr="009D74DB" w:rsidRDefault="00F369D2" w:rsidP="00F826DE">
      <w:pPr>
        <w:pStyle w:val="Heading3"/>
        <w:numPr>
          <w:ilvl w:val="0"/>
          <w:numId w:val="27"/>
        </w:numPr>
        <w:spacing w:before="0" w:line="360" w:lineRule="auto"/>
        <w:ind w:left="1134" w:hanging="567"/>
        <w:jc w:val="both"/>
        <w:rPr>
          <w:rFonts w:cs="Times New Roman"/>
        </w:rPr>
      </w:pPr>
      <w:r w:rsidRPr="009D74DB">
        <w:rPr>
          <w:rFonts w:cs="Times New Roman"/>
          <w:i/>
        </w:rPr>
        <w:lastRenderedPageBreak/>
        <w:t xml:space="preserve">Otomasi Ci/Cd </w:t>
      </w:r>
      <w:r w:rsidRPr="009D74DB">
        <w:rPr>
          <w:rFonts w:cs="Times New Roman"/>
        </w:rPr>
        <w:t xml:space="preserve">Pipeline Dan Pemaketan Aplikasi </w:t>
      </w:r>
    </w:p>
    <w:p w14:paraId="3363C873" w14:textId="77777777" w:rsidR="00043ECB" w:rsidRPr="009D74DB" w:rsidRDefault="00043ECB" w:rsidP="00043ECB">
      <w:pPr>
        <w:spacing w:after="0" w:line="360" w:lineRule="auto"/>
        <w:ind w:left="567" w:right="1" w:firstLine="567"/>
      </w:pPr>
      <w:r w:rsidRPr="009D74DB">
        <w:rPr>
          <w:i/>
        </w:rPr>
        <w:t>DevOps</w:t>
      </w:r>
      <w:r w:rsidRPr="009D74DB">
        <w:t xml:space="preserve"> (gabungan dari kata </w:t>
      </w:r>
      <w:r w:rsidRPr="009D74DB">
        <w:rPr>
          <w:i/>
        </w:rPr>
        <w:t>Development</w:t>
      </w:r>
      <w:r w:rsidRPr="009D74DB">
        <w:t xml:space="preserve"> dan </w:t>
      </w:r>
      <w:r w:rsidRPr="009D74DB">
        <w:rPr>
          <w:i/>
        </w:rPr>
        <w:t>Operations</w:t>
      </w:r>
      <w:r w:rsidRPr="009D74DB">
        <w:t>) adalah serangkaian praktik, budaya kerja, dan filosofi teknis yang mengintegrasikan tim pengembang perangkat lunak (</w:t>
      </w:r>
      <w:r w:rsidRPr="009D74DB">
        <w:rPr>
          <w:i/>
        </w:rPr>
        <w:t>developer</w:t>
      </w:r>
      <w:r w:rsidRPr="009D74DB">
        <w:t xml:space="preserve">) dengan tim operasional TI (operations). Konsep utama </w:t>
      </w:r>
      <w:r w:rsidRPr="009D74DB">
        <w:rPr>
          <w:i/>
        </w:rPr>
        <w:t>DevOps</w:t>
      </w:r>
      <w:r w:rsidRPr="009D74DB">
        <w:t xml:space="preserve"> bertumpu pada kolaborasi dan komunikasi tim, otomatisasi proses, pengiriman berkelanjutan, serta pemantauan dan umpan balik (</w:t>
      </w:r>
      <w:r w:rsidRPr="009D74DB">
        <w:rPr>
          <w:i/>
        </w:rPr>
        <w:t>monitoring</w:t>
      </w:r>
      <w:r w:rsidRPr="009D74DB">
        <w:t xml:space="preserve"> and </w:t>
      </w:r>
      <w:r w:rsidRPr="009D74DB">
        <w:rPr>
          <w:i/>
        </w:rPr>
        <w:t>feedback</w:t>
      </w:r>
      <w:r w:rsidRPr="009D74DB">
        <w:t>). Tujuan utamanya adalah memperpendek siklus hidup pengembangan sistem (</w:t>
      </w:r>
      <w:r w:rsidRPr="009D74DB">
        <w:rPr>
          <w:i/>
        </w:rPr>
        <w:t>SDLC</w:t>
      </w:r>
      <w:r w:rsidRPr="009D74DB">
        <w:t xml:space="preserve">) sembari memastikan rilis perangkat lunak memiliki kualitas dan keandalan yang tinggi. </w:t>
      </w:r>
    </w:p>
    <w:p w14:paraId="160DC0D8" w14:textId="4A0A6BFE" w:rsidR="00043ECB" w:rsidRPr="009D74DB" w:rsidRDefault="00043ECB" w:rsidP="00043ECB">
      <w:pPr>
        <w:spacing w:after="0" w:line="360" w:lineRule="auto"/>
        <w:ind w:left="567" w:right="1" w:firstLine="567"/>
      </w:pPr>
      <w:r w:rsidRPr="009D74DB">
        <w:t xml:space="preserve">Salah satu pilar otomatisasi terpenting dalam DevOps adalah penerapan </w:t>
      </w:r>
      <w:r w:rsidRPr="009D74DB">
        <w:rPr>
          <w:i/>
        </w:rPr>
        <w:t xml:space="preserve">Continuous Integration </w:t>
      </w:r>
      <w:r w:rsidRPr="009D74DB">
        <w:t>(</w:t>
      </w:r>
      <w:r w:rsidRPr="009D74DB">
        <w:rPr>
          <w:i/>
        </w:rPr>
        <w:t>CI</w:t>
      </w:r>
      <w:r w:rsidRPr="009D74DB">
        <w:t xml:space="preserve">) dan </w:t>
      </w:r>
      <w:r w:rsidRPr="009D74DB">
        <w:rPr>
          <w:i/>
        </w:rPr>
        <w:t xml:space="preserve">Continuous Delivery </w:t>
      </w:r>
      <w:r w:rsidRPr="009D74DB">
        <w:t>/</w:t>
      </w:r>
      <w:r w:rsidRPr="009D74DB">
        <w:rPr>
          <w:i/>
        </w:rPr>
        <w:t>Deployment</w:t>
      </w:r>
      <w:r w:rsidRPr="009D74DB">
        <w:t xml:space="preserve"> (</w:t>
      </w:r>
      <w:r w:rsidRPr="009D74DB">
        <w:rPr>
          <w:i/>
        </w:rPr>
        <w:t>CD</w:t>
      </w:r>
      <w:r w:rsidRPr="009D74DB">
        <w:t xml:space="preserve">): </w:t>
      </w:r>
    </w:p>
    <w:p w14:paraId="28ABD984" w14:textId="34C28155" w:rsidR="00043ECB" w:rsidRPr="009D74DB" w:rsidRDefault="00043ECB" w:rsidP="005328AB">
      <w:pPr>
        <w:numPr>
          <w:ilvl w:val="0"/>
          <w:numId w:val="97"/>
        </w:numPr>
        <w:spacing w:after="0" w:line="360" w:lineRule="auto"/>
        <w:ind w:left="851" w:right="1" w:firstLine="0"/>
      </w:pPr>
      <w:r w:rsidRPr="009D74DB">
        <w:rPr>
          <w:i/>
        </w:rPr>
        <w:t xml:space="preserve">Continuous Integration </w:t>
      </w:r>
      <w:r w:rsidRPr="009D74DB">
        <w:t>(</w:t>
      </w:r>
      <w:r w:rsidRPr="009D74DB">
        <w:rPr>
          <w:i/>
        </w:rPr>
        <w:t>CI</w:t>
      </w:r>
      <w:r w:rsidRPr="009D74DB">
        <w:t xml:space="preserve">): Praktik rekayasa di mana setiap kali anggota tim mengunggah (push) perubahan kode atau membuat </w:t>
      </w:r>
      <w:r w:rsidRPr="009D74DB">
        <w:rPr>
          <w:i/>
        </w:rPr>
        <w:t>Pull</w:t>
      </w:r>
      <w:r w:rsidRPr="009D74DB">
        <w:t xml:space="preserve"> </w:t>
      </w:r>
      <w:r w:rsidRPr="009D74DB">
        <w:rPr>
          <w:i/>
        </w:rPr>
        <w:t>Request</w:t>
      </w:r>
      <w:r w:rsidRPr="009D74DB">
        <w:t xml:space="preserve"> ke </w:t>
      </w:r>
      <w:r w:rsidRPr="009D74DB">
        <w:rPr>
          <w:i/>
        </w:rPr>
        <w:t>repositori</w:t>
      </w:r>
      <w:r w:rsidRPr="009D74DB">
        <w:t xml:space="preserve"> utama, sistem </w:t>
      </w:r>
      <w:r w:rsidRPr="009D74DB">
        <w:rPr>
          <w:i/>
        </w:rPr>
        <w:t>server</w:t>
      </w:r>
      <w:r w:rsidRPr="009D74DB">
        <w:t xml:space="preserve"> akan secara otomatis mengunduh kode tersebut, membangun lingkungan kerja (</w:t>
      </w:r>
      <w:r w:rsidRPr="009D74DB">
        <w:rPr>
          <w:i/>
        </w:rPr>
        <w:t>build</w:t>
      </w:r>
      <w:r w:rsidRPr="009D74DB">
        <w:t xml:space="preserve">), dan menjalankan seluruh skrip pengujian unit (unit </w:t>
      </w:r>
      <w:r w:rsidRPr="009D74DB">
        <w:rPr>
          <w:i/>
        </w:rPr>
        <w:t>testing</w:t>
      </w:r>
      <w:r w:rsidRPr="009D74DB">
        <w:t xml:space="preserve">). Penggunaan </w:t>
      </w:r>
      <w:r w:rsidRPr="009D74DB">
        <w:rPr>
          <w:i/>
        </w:rPr>
        <w:t>CI</w:t>
      </w:r>
      <w:r w:rsidRPr="009D74DB">
        <w:t xml:space="preserve"> memastikan setiap </w:t>
      </w:r>
      <w:r w:rsidRPr="009D74DB">
        <w:rPr>
          <w:i/>
        </w:rPr>
        <w:t>bug</w:t>
      </w:r>
      <w:r w:rsidRPr="009D74DB">
        <w:t xml:space="preserve"> atau konflik integrasi antarkomponen </w:t>
      </w:r>
      <w:r w:rsidRPr="009D74DB">
        <w:rPr>
          <w:i/>
        </w:rPr>
        <w:t>MVC</w:t>
      </w:r>
      <w:r w:rsidRPr="009D74DB">
        <w:t xml:space="preserve"> dapat terdeteksi sedini mungkin sebelum kode digabungkan. </w:t>
      </w:r>
    </w:p>
    <w:p w14:paraId="63C45586" w14:textId="076A7965" w:rsidR="00043ECB" w:rsidRPr="009D74DB" w:rsidRDefault="00043ECB" w:rsidP="005328AB">
      <w:pPr>
        <w:numPr>
          <w:ilvl w:val="0"/>
          <w:numId w:val="97"/>
        </w:numPr>
        <w:spacing w:after="0" w:line="360" w:lineRule="auto"/>
        <w:ind w:left="851" w:right="1" w:firstLine="0"/>
      </w:pPr>
      <w:r w:rsidRPr="009D74DB">
        <w:rPr>
          <w:i/>
        </w:rPr>
        <w:t xml:space="preserve">Continuous Delivery </w:t>
      </w:r>
      <w:r w:rsidRPr="009D74DB">
        <w:t xml:space="preserve"> / </w:t>
      </w:r>
      <w:r w:rsidRPr="009D74DB">
        <w:rPr>
          <w:i/>
        </w:rPr>
        <w:t>Deployment</w:t>
      </w:r>
      <w:r w:rsidRPr="009D74DB">
        <w:t xml:space="preserve"> (</w:t>
      </w:r>
      <w:r w:rsidRPr="009D74DB">
        <w:rPr>
          <w:i/>
        </w:rPr>
        <w:t>CD</w:t>
      </w:r>
      <w:r w:rsidRPr="009D74DB">
        <w:t xml:space="preserve">): Kelanjutan dari proses </w:t>
      </w:r>
      <w:r w:rsidRPr="009D74DB">
        <w:rPr>
          <w:i/>
        </w:rPr>
        <w:t>CI</w:t>
      </w:r>
      <w:r w:rsidRPr="009D74DB">
        <w:t xml:space="preserve"> yang mengotomatiskan pengemasan dan pendistribusian perangkat lunak yang telah lolos tahap pengujian ke lingkungan produksi atau rilis siap pakai. </w:t>
      </w:r>
    </w:p>
    <w:p w14:paraId="7E11D4D6" w14:textId="77777777" w:rsidR="00043ECB" w:rsidRPr="009D74DB" w:rsidRDefault="00043ECB" w:rsidP="00043ECB">
      <w:pPr>
        <w:spacing w:after="0" w:line="360" w:lineRule="auto"/>
        <w:ind w:left="851" w:right="1" w:firstLine="0"/>
      </w:pPr>
      <w:r w:rsidRPr="009D74DB">
        <w:rPr>
          <w:noProof/>
        </w:rPr>
        <w:lastRenderedPageBreak/>
        <w:drawing>
          <wp:inline distT="0" distB="0" distL="0" distR="0" wp14:anchorId="275F625F" wp14:editId="700849D6">
            <wp:extent cx="4448175" cy="2305050"/>
            <wp:effectExtent l="19050" t="19050" r="28575" b="19050"/>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21"/>
                    <a:stretch>
                      <a:fillRect/>
                    </a:stretch>
                  </pic:blipFill>
                  <pic:spPr>
                    <a:xfrm>
                      <a:off x="0" y="0"/>
                      <a:ext cx="4448175" cy="2305050"/>
                    </a:xfrm>
                    <a:prstGeom prst="rect">
                      <a:avLst/>
                    </a:prstGeom>
                    <a:ln w="12700">
                      <a:solidFill>
                        <a:schemeClr val="tx1"/>
                      </a:solidFill>
                    </a:ln>
                  </pic:spPr>
                </pic:pic>
              </a:graphicData>
            </a:graphic>
          </wp:inline>
        </w:drawing>
      </w:r>
      <w:r w:rsidRPr="009D74DB">
        <w:t xml:space="preserve"> </w:t>
      </w:r>
    </w:p>
    <w:p w14:paraId="0D1F09CF" w14:textId="77777777" w:rsidR="00043ECB" w:rsidRPr="009D74DB" w:rsidRDefault="00043ECB" w:rsidP="00043ECB">
      <w:pPr>
        <w:spacing w:after="0" w:line="360" w:lineRule="auto"/>
        <w:ind w:left="567" w:right="1" w:firstLine="567"/>
      </w:pPr>
      <w:r w:rsidRPr="009D74DB">
        <w:t xml:space="preserve">Saat ini, platform repositori modern menyediakan layanan otomasi </w:t>
      </w:r>
      <w:r w:rsidRPr="009D74DB">
        <w:rPr>
          <w:i/>
        </w:rPr>
        <w:t>CI/CD</w:t>
      </w:r>
      <w:r w:rsidRPr="009D74DB">
        <w:t xml:space="preserve"> berbasis cloud seperti GitHub Actions dan </w:t>
      </w:r>
      <w:r w:rsidRPr="009D74DB">
        <w:rPr>
          <w:i/>
        </w:rPr>
        <w:t>GitLab CI</w:t>
      </w:r>
      <w:r w:rsidRPr="009D74DB">
        <w:t xml:space="preserve">. Melalui berkas konfigurasi berformat </w:t>
      </w:r>
      <w:r w:rsidRPr="009D74DB">
        <w:rPr>
          <w:i/>
        </w:rPr>
        <w:t>YAML</w:t>
      </w:r>
      <w:r w:rsidRPr="009D74DB">
        <w:t xml:space="preserve"> (.</w:t>
      </w:r>
      <w:r w:rsidRPr="009D74DB">
        <w:rPr>
          <w:i/>
        </w:rPr>
        <w:t>yml</w:t>
      </w:r>
      <w:r w:rsidRPr="009D74DB">
        <w:t>), pengembang dapat menyusun instruksi alur kerja (</w:t>
      </w:r>
      <w:r w:rsidRPr="009D74DB">
        <w:rPr>
          <w:i/>
        </w:rPr>
        <w:t>workflow</w:t>
      </w:r>
      <w:r w:rsidRPr="009D74DB">
        <w:t>) yang akan dieksekusi secara otomatis oleh mesin virtual (</w:t>
      </w:r>
      <w:r w:rsidRPr="009D74DB">
        <w:rPr>
          <w:i/>
        </w:rPr>
        <w:t>runner</w:t>
      </w:r>
      <w:r w:rsidRPr="009D74DB">
        <w:t xml:space="preserve">) milik </w:t>
      </w:r>
      <w:r w:rsidRPr="009D74DB">
        <w:rPr>
          <w:i/>
        </w:rPr>
        <w:t>GitHub</w:t>
      </w:r>
      <w:r w:rsidRPr="009D74DB">
        <w:t xml:space="preserve"> setiap kali terjadi perubahan kode. </w:t>
      </w:r>
    </w:p>
    <w:p w14:paraId="7AC80B9C" w14:textId="77777777" w:rsidR="00043ECB" w:rsidRPr="009D74DB" w:rsidRDefault="00043ECB" w:rsidP="00043ECB">
      <w:pPr>
        <w:spacing w:after="0" w:line="360" w:lineRule="auto"/>
        <w:ind w:left="567" w:right="1" w:firstLine="567"/>
      </w:pPr>
      <w:r w:rsidRPr="009D74DB">
        <w:t xml:space="preserve">Agar server runner pada </w:t>
      </w:r>
      <w:r w:rsidRPr="009D74DB">
        <w:rPr>
          <w:i/>
        </w:rPr>
        <w:t>GitHub</w:t>
      </w:r>
      <w:r w:rsidRPr="009D74DB">
        <w:t xml:space="preserve"> Actions dapat menjalankan kode aplikasi dan skrip pengujian pytest, server tersebut harus menginstal daftar pustaka (</w:t>
      </w:r>
      <w:r w:rsidRPr="009D74DB">
        <w:rPr>
          <w:i/>
        </w:rPr>
        <w:t>packages</w:t>
      </w:r>
      <w:r w:rsidRPr="009D74DB">
        <w:t xml:space="preserve">) yang sama persis dengan yang ada di komputer lokal pengembang. Dalam ekosistem Python, daftar pustaka beserta versinya dibekukan ke dalam sebuah berkas teks standar bernama requirements.txt menggunakan pengelola paket </w:t>
      </w:r>
      <w:r w:rsidRPr="009D74DB">
        <w:rPr>
          <w:i/>
        </w:rPr>
        <w:t>pip</w:t>
      </w:r>
      <w:r w:rsidRPr="009D74DB">
        <w:t xml:space="preserve">. Berkas ini menjamin lingkungan pengembangan bersifat reprodusibel (dapat dibangun ulang dengan hasil yang identik di komputer atau server mana pun). </w:t>
      </w:r>
    </w:p>
    <w:p w14:paraId="258F05B0" w14:textId="77777777" w:rsidR="00043ECB" w:rsidRPr="00043ECB" w:rsidRDefault="00043ECB" w:rsidP="00043ECB">
      <w:pPr>
        <w:spacing w:after="0" w:line="360" w:lineRule="auto"/>
        <w:ind w:left="567" w:right="1" w:firstLine="567"/>
        <w:rPr>
          <w:color w:val="auto"/>
          <w:kern w:val="0"/>
          <w:lang w:val="en-ID" w:eastAsia="en-ID"/>
          <w14:ligatures w14:val="none"/>
        </w:rPr>
      </w:pPr>
      <w:r w:rsidRPr="00043ECB">
        <w:rPr>
          <w:color w:val="auto"/>
          <w:kern w:val="0"/>
          <w:lang w:val="en-ID" w:eastAsia="en-ID"/>
          <w14:ligatures w14:val="none"/>
        </w:rPr>
        <w:t>Pengguna akhir (</w:t>
      </w:r>
      <w:r w:rsidRPr="009D74DB">
        <w:rPr>
          <w:i/>
          <w:iCs/>
          <w:color w:val="auto"/>
          <w:kern w:val="0"/>
          <w:lang w:val="en-ID" w:eastAsia="en-ID"/>
          <w14:ligatures w14:val="none"/>
        </w:rPr>
        <w:t>end-user</w:t>
      </w:r>
      <w:r w:rsidRPr="00043ECB">
        <w:rPr>
          <w:color w:val="auto"/>
          <w:kern w:val="0"/>
          <w:lang w:val="en-ID" w:eastAsia="en-ID"/>
          <w14:ligatures w14:val="none"/>
        </w:rPr>
        <w:t xml:space="preserve">), seperti petugas perpustakaan, umumnya tidak memiliki pengetahuan teknis untuk menginstal interpreter Python, membuat </w:t>
      </w:r>
      <w:r w:rsidRPr="009D74DB">
        <w:rPr>
          <w:i/>
          <w:iCs/>
          <w:color w:val="auto"/>
          <w:kern w:val="0"/>
          <w:lang w:val="en-ID" w:eastAsia="en-ID"/>
          <w14:ligatures w14:val="none"/>
        </w:rPr>
        <w:t xml:space="preserve">virtual </w:t>
      </w:r>
      <w:r w:rsidRPr="009D74DB">
        <w:t>environment</w:t>
      </w:r>
      <w:r w:rsidRPr="00043ECB">
        <w:rPr>
          <w:color w:val="auto"/>
          <w:kern w:val="0"/>
          <w:lang w:val="en-ID" w:eastAsia="en-ID"/>
          <w14:ligatures w14:val="none"/>
        </w:rPr>
        <w:t>, atau menjalankan perintah melalui terminal. Oleh karena itu, tahap akhir dari implementasi perangkat lunak desktop adalah memaketkan (</w:t>
      </w:r>
      <w:r w:rsidRPr="009D74DB">
        <w:rPr>
          <w:iCs/>
          <w:color w:val="auto"/>
          <w:kern w:val="0"/>
          <w:lang w:val="en-ID" w:eastAsia="en-ID"/>
          <w14:ligatures w14:val="none"/>
        </w:rPr>
        <w:t>bundling/packaging</w:t>
      </w:r>
      <w:r w:rsidRPr="00043ECB">
        <w:rPr>
          <w:color w:val="auto"/>
          <w:kern w:val="0"/>
          <w:lang w:val="en-ID" w:eastAsia="en-ID"/>
          <w14:ligatures w14:val="none"/>
        </w:rPr>
        <w:t>) seluruh skrip kode sumber (</w:t>
      </w:r>
      <w:r w:rsidRPr="009D74DB">
        <w:rPr>
          <w:i/>
          <w:iCs/>
          <w:color w:val="auto"/>
          <w:kern w:val="0"/>
          <w:lang w:val="en-ID" w:eastAsia="en-ID"/>
          <w14:ligatures w14:val="none"/>
        </w:rPr>
        <w:t>models, views,</w:t>
      </w:r>
      <w:r w:rsidRPr="00043ECB">
        <w:rPr>
          <w:i/>
          <w:color w:val="auto"/>
          <w:kern w:val="0"/>
          <w:lang w:val="en-ID" w:eastAsia="en-ID"/>
          <w14:ligatures w14:val="none"/>
        </w:rPr>
        <w:t xml:space="preserve"> dan </w:t>
      </w:r>
      <w:r w:rsidRPr="009D74DB">
        <w:rPr>
          <w:i/>
          <w:iCs/>
          <w:color w:val="auto"/>
          <w:kern w:val="0"/>
          <w:lang w:val="en-ID" w:eastAsia="en-ID"/>
          <w14:ligatures w14:val="none"/>
        </w:rPr>
        <w:t>controllers</w:t>
      </w:r>
      <w:r w:rsidRPr="00043ECB">
        <w:rPr>
          <w:color w:val="auto"/>
          <w:kern w:val="0"/>
          <w:lang w:val="en-ID" w:eastAsia="en-ID"/>
          <w14:ligatures w14:val="none"/>
        </w:rPr>
        <w:t xml:space="preserve">), interpreter Python, beserta pustaka eksternal seperti </w:t>
      </w:r>
      <w:r w:rsidRPr="009D74DB">
        <w:rPr>
          <w:iCs/>
          <w:color w:val="auto"/>
          <w:kern w:val="0"/>
          <w:lang w:val="en-ID" w:eastAsia="en-ID"/>
          <w14:ligatures w14:val="none"/>
        </w:rPr>
        <w:t>customtkinter</w:t>
      </w:r>
      <w:r w:rsidRPr="00043ECB">
        <w:rPr>
          <w:color w:val="auto"/>
          <w:kern w:val="0"/>
          <w:lang w:val="en-ID" w:eastAsia="en-ID"/>
          <w14:ligatures w14:val="none"/>
        </w:rPr>
        <w:t xml:space="preserve"> dan </w:t>
      </w:r>
      <w:r w:rsidRPr="009D74DB">
        <w:rPr>
          <w:i/>
          <w:iCs/>
          <w:color w:val="auto"/>
          <w:kern w:val="0"/>
          <w:lang w:val="en-ID" w:eastAsia="en-ID"/>
          <w14:ligatures w14:val="none"/>
        </w:rPr>
        <w:t>mysql-connector-python</w:t>
      </w:r>
      <w:r w:rsidRPr="00043ECB">
        <w:rPr>
          <w:color w:val="auto"/>
          <w:kern w:val="0"/>
          <w:lang w:val="en-ID" w:eastAsia="en-ID"/>
          <w14:ligatures w14:val="none"/>
        </w:rPr>
        <w:t xml:space="preserve"> menjadi satu berkas eksekusi mandiri (</w:t>
      </w:r>
      <w:r w:rsidRPr="009D74DB">
        <w:rPr>
          <w:i/>
          <w:iCs/>
          <w:color w:val="auto"/>
          <w:kern w:val="0"/>
          <w:lang w:val="en-ID" w:eastAsia="en-ID"/>
          <w14:ligatures w14:val="none"/>
        </w:rPr>
        <w:t>standalone</w:t>
      </w:r>
      <w:r w:rsidRPr="009D74DB">
        <w:rPr>
          <w:iCs/>
          <w:color w:val="auto"/>
          <w:kern w:val="0"/>
          <w:lang w:val="en-ID" w:eastAsia="en-ID"/>
          <w14:ligatures w14:val="none"/>
        </w:rPr>
        <w:t xml:space="preserve"> </w:t>
      </w:r>
      <w:r w:rsidRPr="009D74DB">
        <w:rPr>
          <w:i/>
          <w:iCs/>
          <w:color w:val="auto"/>
          <w:kern w:val="0"/>
          <w:lang w:val="en-ID" w:eastAsia="en-ID"/>
          <w14:ligatures w14:val="none"/>
        </w:rPr>
        <w:t>executable</w:t>
      </w:r>
      <w:r w:rsidRPr="00043ECB">
        <w:rPr>
          <w:color w:val="auto"/>
          <w:kern w:val="0"/>
          <w:lang w:val="en-ID" w:eastAsia="en-ID"/>
          <w14:ligatures w14:val="none"/>
        </w:rPr>
        <w:t xml:space="preserve">) berformat </w:t>
      </w:r>
      <w:r w:rsidRPr="009D74DB">
        <w:rPr>
          <w:color w:val="auto"/>
          <w:kern w:val="0"/>
          <w:lang w:val="en-ID" w:eastAsia="en-ID"/>
          <w14:ligatures w14:val="none"/>
        </w:rPr>
        <w:t>.</w:t>
      </w:r>
      <w:r w:rsidRPr="009D74DB">
        <w:rPr>
          <w:i/>
          <w:color w:val="auto"/>
          <w:kern w:val="0"/>
          <w:lang w:val="en-ID" w:eastAsia="en-ID"/>
          <w14:ligatures w14:val="none"/>
        </w:rPr>
        <w:t>exe</w:t>
      </w:r>
      <w:r w:rsidRPr="00043ECB">
        <w:rPr>
          <w:color w:val="auto"/>
          <w:kern w:val="0"/>
          <w:lang w:val="en-ID" w:eastAsia="en-ID"/>
          <w14:ligatures w14:val="none"/>
        </w:rPr>
        <w:t xml:space="preserve"> pada </w:t>
      </w:r>
      <w:r w:rsidRPr="00043ECB">
        <w:rPr>
          <w:i/>
          <w:color w:val="auto"/>
          <w:kern w:val="0"/>
          <w:lang w:val="en-ID" w:eastAsia="en-ID"/>
          <w14:ligatures w14:val="none"/>
        </w:rPr>
        <w:t>Windows</w:t>
      </w:r>
      <w:r w:rsidRPr="00043ECB">
        <w:rPr>
          <w:color w:val="auto"/>
          <w:kern w:val="0"/>
          <w:lang w:val="en-ID" w:eastAsia="en-ID"/>
          <w14:ligatures w14:val="none"/>
        </w:rPr>
        <w:t>.</w:t>
      </w:r>
    </w:p>
    <w:p w14:paraId="7ADA048E" w14:textId="77777777" w:rsidR="00043ECB" w:rsidRPr="00043ECB" w:rsidRDefault="00043ECB" w:rsidP="00043ECB">
      <w:pPr>
        <w:spacing w:after="0" w:line="360" w:lineRule="auto"/>
        <w:ind w:left="567" w:right="1" w:firstLine="567"/>
        <w:rPr>
          <w:color w:val="auto"/>
          <w:kern w:val="0"/>
          <w:lang w:val="en-ID" w:eastAsia="en-ID"/>
          <w14:ligatures w14:val="none"/>
        </w:rPr>
      </w:pPr>
      <w:r w:rsidRPr="00043ECB">
        <w:rPr>
          <w:color w:val="auto"/>
          <w:kern w:val="0"/>
          <w:lang w:val="en-ID" w:eastAsia="en-ID"/>
          <w14:ligatures w14:val="none"/>
        </w:rPr>
        <w:lastRenderedPageBreak/>
        <w:t xml:space="preserve">Pustaka </w:t>
      </w:r>
      <w:r w:rsidRPr="00043ECB">
        <w:rPr>
          <w:i/>
          <w:color w:val="auto"/>
          <w:kern w:val="0"/>
          <w:lang w:val="en-ID" w:eastAsia="en-ID"/>
          <w14:ligatures w14:val="none"/>
        </w:rPr>
        <w:t>PyInstaller</w:t>
      </w:r>
      <w:r w:rsidRPr="00043ECB">
        <w:rPr>
          <w:color w:val="auto"/>
          <w:kern w:val="0"/>
          <w:lang w:val="en-ID" w:eastAsia="en-ID"/>
          <w14:ligatures w14:val="none"/>
        </w:rPr>
        <w:t xml:space="preserve"> bekerja dengan menganalisis file utama aplikasi, seperti </w:t>
      </w:r>
      <w:r w:rsidRPr="009D74DB">
        <w:rPr>
          <w:i/>
          <w:color w:val="auto"/>
          <w:kern w:val="0"/>
          <w:lang w:val="en-ID" w:eastAsia="en-ID"/>
          <w14:ligatures w14:val="none"/>
        </w:rPr>
        <w:t>main.py</w:t>
      </w:r>
      <w:r w:rsidRPr="00043ECB">
        <w:rPr>
          <w:color w:val="auto"/>
          <w:kern w:val="0"/>
          <w:lang w:val="en-ID" w:eastAsia="en-ID"/>
          <w14:ligatures w14:val="none"/>
        </w:rPr>
        <w:t xml:space="preserve">, </w:t>
      </w:r>
      <w:r w:rsidRPr="00043ECB">
        <w:t>beserta</w:t>
      </w:r>
      <w:r w:rsidRPr="00043ECB">
        <w:rPr>
          <w:color w:val="auto"/>
          <w:kern w:val="0"/>
          <w:lang w:val="en-ID" w:eastAsia="en-ID"/>
          <w14:ligatures w14:val="none"/>
        </w:rPr>
        <w:t xml:space="preserve"> dependensi yang dibutuhkan, kemudian mengemasnya menjadi aplikasi yang dapat dijalankan tanpa harus menginstal Python secara terpisah. Dengan demikian, pengguna cukup mengeklik dua kali (</w:t>
      </w:r>
      <w:r w:rsidRPr="009D74DB">
        <w:rPr>
          <w:i/>
          <w:iCs/>
          <w:color w:val="auto"/>
          <w:kern w:val="0"/>
          <w:lang w:val="en-ID" w:eastAsia="en-ID"/>
          <w14:ligatures w14:val="none"/>
        </w:rPr>
        <w:t>double-click</w:t>
      </w:r>
      <w:r w:rsidRPr="00043ECB">
        <w:rPr>
          <w:color w:val="auto"/>
          <w:kern w:val="0"/>
          <w:lang w:val="en-ID" w:eastAsia="en-ID"/>
          <w14:ligatures w14:val="none"/>
        </w:rPr>
        <w:t xml:space="preserve">) berkas </w:t>
      </w:r>
      <w:r w:rsidRPr="009D74DB">
        <w:rPr>
          <w:color w:val="auto"/>
          <w:kern w:val="0"/>
          <w:lang w:val="en-ID" w:eastAsia="en-ID"/>
          <w14:ligatures w14:val="none"/>
        </w:rPr>
        <w:t>.exe</w:t>
      </w:r>
      <w:r w:rsidRPr="00043ECB">
        <w:rPr>
          <w:color w:val="auto"/>
          <w:kern w:val="0"/>
          <w:lang w:val="en-ID" w:eastAsia="en-ID"/>
          <w14:ligatures w14:val="none"/>
        </w:rPr>
        <w:t xml:space="preserve"> untuk membuka aplikasi. Proses ini mempermudah distribusi perangkat lunak, menyederhanakan instalasi, dan membuat aplikasi lebih praktis digunakan oleh pengguna akhir.</w:t>
      </w:r>
    </w:p>
    <w:p w14:paraId="64E79CDC" w14:textId="0BE1AA37" w:rsidR="00F369D2" w:rsidRPr="009D74DB" w:rsidRDefault="00043ECB" w:rsidP="004D715B">
      <w:pPr>
        <w:spacing w:after="0" w:line="360" w:lineRule="auto"/>
        <w:ind w:left="567" w:right="1" w:firstLine="567"/>
        <w:rPr>
          <w:color w:val="auto"/>
          <w:kern w:val="0"/>
          <w:lang w:val="en-ID" w:eastAsia="en-ID"/>
          <w14:ligatures w14:val="none"/>
        </w:rPr>
      </w:pPr>
      <w:r w:rsidRPr="00043ECB">
        <w:rPr>
          <w:color w:val="auto"/>
          <w:kern w:val="0"/>
          <w:lang w:val="en-ID" w:eastAsia="en-ID"/>
          <w14:ligatures w14:val="none"/>
        </w:rPr>
        <w:t xml:space="preserve">Namun, jika aplikasi terhubung ke </w:t>
      </w:r>
      <w:r w:rsidRPr="00043ECB">
        <w:rPr>
          <w:i/>
          <w:color w:val="auto"/>
          <w:kern w:val="0"/>
          <w:lang w:val="en-ID" w:eastAsia="en-ID"/>
          <w14:ligatures w14:val="none"/>
        </w:rPr>
        <w:t>database</w:t>
      </w:r>
      <w:r w:rsidRPr="00043ECB">
        <w:rPr>
          <w:color w:val="auto"/>
          <w:kern w:val="0"/>
          <w:lang w:val="en-ID" w:eastAsia="en-ID"/>
          <w14:ligatures w14:val="none"/>
        </w:rPr>
        <w:t xml:space="preserve"> </w:t>
      </w:r>
      <w:r w:rsidRPr="00043ECB">
        <w:rPr>
          <w:i/>
          <w:color w:val="auto"/>
          <w:kern w:val="0"/>
          <w:lang w:val="en-ID" w:eastAsia="en-ID"/>
          <w14:ligatures w14:val="none"/>
        </w:rPr>
        <w:t>MySQL</w:t>
      </w:r>
      <w:r w:rsidRPr="00043ECB">
        <w:rPr>
          <w:color w:val="auto"/>
          <w:kern w:val="0"/>
          <w:lang w:val="en-ID" w:eastAsia="en-ID"/>
          <w14:ligatures w14:val="none"/>
        </w:rPr>
        <w:t xml:space="preserve">, komputer pengguna tetap harus dapat mengakses server </w:t>
      </w:r>
      <w:r w:rsidRPr="00043ECB">
        <w:rPr>
          <w:i/>
          <w:color w:val="auto"/>
          <w:kern w:val="0"/>
          <w:lang w:val="en-ID" w:eastAsia="en-ID"/>
          <w14:ligatures w14:val="none"/>
        </w:rPr>
        <w:t>database</w:t>
      </w:r>
      <w:r w:rsidRPr="00043ECB">
        <w:rPr>
          <w:color w:val="auto"/>
          <w:kern w:val="0"/>
          <w:lang w:val="en-ID" w:eastAsia="en-ID"/>
          <w14:ligatures w14:val="none"/>
        </w:rPr>
        <w:t xml:space="preserve"> tersebut. </w:t>
      </w:r>
      <w:r w:rsidRPr="00043ECB">
        <w:rPr>
          <w:i/>
          <w:color w:val="auto"/>
          <w:kern w:val="0"/>
          <w:lang w:val="en-ID" w:eastAsia="en-ID"/>
          <w14:ligatures w14:val="none"/>
        </w:rPr>
        <w:t>PyInstaller</w:t>
      </w:r>
      <w:r w:rsidRPr="00043ECB">
        <w:rPr>
          <w:color w:val="auto"/>
          <w:kern w:val="0"/>
          <w:lang w:val="en-ID" w:eastAsia="en-ID"/>
          <w14:ligatures w14:val="none"/>
        </w:rPr>
        <w:t xml:space="preserve"> hanya mengemas aplikasi dan dependensinya</w:t>
      </w:r>
      <w:r w:rsidRPr="009D74DB">
        <w:rPr>
          <w:color w:val="auto"/>
          <w:kern w:val="0"/>
          <w:lang w:val="en-ID" w:eastAsia="en-ID"/>
          <w14:ligatures w14:val="none"/>
        </w:rPr>
        <w:t>.</w:t>
      </w:r>
    </w:p>
    <w:p w14:paraId="2DD3E13C" w14:textId="7E1E0483" w:rsidR="00C05CF0" w:rsidRPr="009D74DB" w:rsidRDefault="00C05CF0" w:rsidP="00262518">
      <w:pPr>
        <w:pStyle w:val="Heading1"/>
        <w:spacing w:after="0" w:line="360" w:lineRule="auto"/>
        <w:ind w:left="0" w:firstLine="0"/>
      </w:pPr>
      <w:r w:rsidRPr="009D74DB">
        <w:t>BAB III</w:t>
      </w:r>
      <w:r w:rsidRPr="009D74DB">
        <w:br/>
        <w:t>PROSEDUR KERJA</w:t>
      </w:r>
    </w:p>
    <w:p w14:paraId="78B8BB2F" w14:textId="5DFDB693" w:rsidR="00C05CF0" w:rsidRPr="009D74DB" w:rsidRDefault="00C05CF0" w:rsidP="00262518">
      <w:pPr>
        <w:pStyle w:val="Heading2"/>
        <w:numPr>
          <w:ilvl w:val="1"/>
          <w:numId w:val="11"/>
        </w:numPr>
        <w:spacing w:after="0" w:line="360" w:lineRule="auto"/>
        <w:ind w:left="567" w:hanging="567"/>
      </w:pPr>
      <w:r w:rsidRPr="009D74DB">
        <w:t>Langkah Kerja</w:t>
      </w:r>
    </w:p>
    <w:p w14:paraId="6359C2F8" w14:textId="00BFF2F9" w:rsidR="00C05CF0" w:rsidRPr="009D74DB" w:rsidRDefault="00C05CF0" w:rsidP="00262518">
      <w:pPr>
        <w:pStyle w:val="Heading3"/>
        <w:numPr>
          <w:ilvl w:val="2"/>
          <w:numId w:val="11"/>
        </w:numPr>
        <w:spacing w:before="0" w:line="360" w:lineRule="auto"/>
        <w:ind w:left="1134" w:hanging="567"/>
        <w:jc w:val="both"/>
        <w:rPr>
          <w:rFonts w:cs="Times New Roman"/>
        </w:rPr>
      </w:pPr>
      <w:r w:rsidRPr="009D74DB">
        <w:rPr>
          <w:rFonts w:cs="Times New Roman"/>
        </w:rPr>
        <w:t xml:space="preserve">Konsep Dasar RPL,  Pemodelan Aliran Data (DFD), </w:t>
      </w:r>
      <w:r w:rsidRPr="009D74DB">
        <w:rPr>
          <w:rFonts w:cs="Times New Roman"/>
          <w:i/>
          <w:iCs/>
        </w:rPr>
        <w:t>Unified Modeling Language</w:t>
      </w:r>
      <w:r w:rsidRPr="009D74DB">
        <w:rPr>
          <w:rFonts w:cs="Times New Roman"/>
        </w:rPr>
        <w:t xml:space="preserve"> (UML) Menggunakan </w:t>
      </w:r>
      <w:r w:rsidR="00AA55CC" w:rsidRPr="009D74DB">
        <w:rPr>
          <w:rFonts w:cs="Times New Roman"/>
          <w:i/>
        </w:rPr>
        <w:t>Platform Draw.io</w:t>
      </w:r>
    </w:p>
    <w:p w14:paraId="286E8D86" w14:textId="2159F4CD" w:rsidR="00C05CF0" w:rsidRPr="009D74DB" w:rsidRDefault="00C05CF0" w:rsidP="00262518">
      <w:pPr>
        <w:pStyle w:val="ListParagraph"/>
        <w:numPr>
          <w:ilvl w:val="0"/>
          <w:numId w:val="12"/>
        </w:numPr>
        <w:spacing w:after="0" w:line="360" w:lineRule="auto"/>
        <w:ind w:left="1418" w:hanging="284"/>
        <w:rPr>
          <w:lang w:val="sv-SE"/>
        </w:rPr>
      </w:pPr>
      <w:r w:rsidRPr="009D74DB">
        <w:rPr>
          <w:lang w:val="sv-SE"/>
        </w:rPr>
        <w:t>Pembuatan Diagram Konteks di Draw.io</w:t>
      </w:r>
    </w:p>
    <w:p w14:paraId="533A1566" w14:textId="44C4E922" w:rsidR="004F51CD" w:rsidRPr="009D74DB" w:rsidRDefault="004F51CD" w:rsidP="00262518">
      <w:pPr>
        <w:pStyle w:val="ListParagraph"/>
        <w:numPr>
          <w:ilvl w:val="0"/>
          <w:numId w:val="13"/>
        </w:numPr>
        <w:spacing w:after="0" w:line="360" w:lineRule="auto"/>
        <w:ind w:left="1701" w:hanging="283"/>
        <w:rPr>
          <w:lang w:val="sv-SE"/>
        </w:rPr>
      </w:pPr>
      <w:r w:rsidRPr="009D74DB">
        <w:rPr>
          <w:lang w:val="sv-SE"/>
        </w:rPr>
        <w:t xml:space="preserve">Akses </w:t>
      </w:r>
      <w:r w:rsidR="00AA55CC" w:rsidRPr="009D74DB">
        <w:rPr>
          <w:i/>
          <w:lang w:val="sv-SE"/>
        </w:rPr>
        <w:t>Platform Draw.io</w:t>
      </w:r>
      <w:r w:rsidRPr="009D74DB">
        <w:rPr>
          <w:lang w:val="sv-SE"/>
        </w:rPr>
        <w:t xml:space="preserve"> melalui web browser atau jalankan aplikasi Draw.io versi </w:t>
      </w:r>
      <w:r w:rsidR="00D31969" w:rsidRPr="009D74DB">
        <w:rPr>
          <w:i/>
          <w:lang w:val="sv-SE"/>
        </w:rPr>
        <w:t xml:space="preserve">Desktop </w:t>
      </w:r>
      <w:r w:rsidRPr="009D74DB">
        <w:rPr>
          <w:lang w:val="sv-SE"/>
        </w:rPr>
        <w:t xml:space="preserve">. </w:t>
      </w:r>
    </w:p>
    <w:p w14:paraId="0B40C1A7" w14:textId="289F15A7" w:rsidR="002074A9" w:rsidRPr="009D74DB" w:rsidRDefault="00070003" w:rsidP="00262518">
      <w:pPr>
        <w:pStyle w:val="ListParagraph"/>
        <w:spacing w:after="0" w:line="360" w:lineRule="auto"/>
        <w:ind w:left="1701" w:firstLine="0"/>
      </w:pPr>
      <w:r w:rsidRPr="009D74DB">
        <w:rPr>
          <w:noProof/>
        </w:rPr>
        <w:drawing>
          <wp:inline distT="0" distB="0" distL="0" distR="0" wp14:anchorId="7A0E71D8" wp14:editId="145C3867">
            <wp:extent cx="3929496" cy="2530475"/>
            <wp:effectExtent l="19050" t="19050" r="22860" b="11430"/>
            <wp:docPr id="98826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62613" name=""/>
                    <pic:cNvPicPr/>
                  </pic:nvPicPr>
                  <pic:blipFill>
                    <a:blip r:embed="rId22"/>
                    <a:stretch>
                      <a:fillRect/>
                    </a:stretch>
                  </pic:blipFill>
                  <pic:spPr>
                    <a:xfrm>
                      <a:off x="0" y="0"/>
                      <a:ext cx="3929496" cy="2530475"/>
                    </a:xfrm>
                    <a:prstGeom prst="rect">
                      <a:avLst/>
                    </a:prstGeom>
                    <a:ln w="12700">
                      <a:solidFill>
                        <a:schemeClr val="tx1"/>
                      </a:solidFill>
                    </a:ln>
                  </pic:spPr>
                </pic:pic>
              </a:graphicData>
            </a:graphic>
          </wp:inline>
        </w:drawing>
      </w:r>
    </w:p>
    <w:p w14:paraId="02BCEAA7" w14:textId="6D0EDE8E" w:rsidR="004F51CD" w:rsidRPr="009D74DB" w:rsidRDefault="004F51CD" w:rsidP="00262518">
      <w:pPr>
        <w:pStyle w:val="ListParagraph"/>
        <w:numPr>
          <w:ilvl w:val="0"/>
          <w:numId w:val="13"/>
        </w:numPr>
        <w:spacing w:after="0" w:line="360" w:lineRule="auto"/>
        <w:ind w:left="1701" w:hanging="283"/>
      </w:pPr>
      <w:r w:rsidRPr="009D74DB">
        <w:t>Pada dialog awal, pilih '</w:t>
      </w:r>
      <w:r w:rsidRPr="009D74DB">
        <w:rPr>
          <w:i/>
          <w:iCs/>
        </w:rPr>
        <w:t>Create New Diagram</w:t>
      </w:r>
      <w:r w:rsidRPr="009D74DB">
        <w:t xml:space="preserve">' lalu klik opsi </w:t>
      </w:r>
      <w:r w:rsidRPr="009D74DB">
        <w:rPr>
          <w:i/>
          <w:iCs/>
        </w:rPr>
        <w:t>'Blank Diagram'</w:t>
      </w:r>
      <w:r w:rsidRPr="009D74DB">
        <w:t>. Klik '</w:t>
      </w:r>
      <w:r w:rsidRPr="009D74DB">
        <w:rPr>
          <w:i/>
          <w:iCs/>
        </w:rPr>
        <w:t>Create</w:t>
      </w:r>
      <w:r w:rsidRPr="009D74DB">
        <w:t>' untuk masuk ke bidang kerja utama.</w:t>
      </w:r>
    </w:p>
    <w:p w14:paraId="47204E22" w14:textId="58580309" w:rsidR="00070003" w:rsidRPr="009D74DB" w:rsidRDefault="00070003" w:rsidP="00262518">
      <w:pPr>
        <w:pStyle w:val="ListParagraph"/>
        <w:spacing w:after="0" w:line="360" w:lineRule="auto"/>
        <w:ind w:left="1701" w:firstLine="0"/>
      </w:pPr>
      <w:r w:rsidRPr="009D74DB">
        <w:rPr>
          <w:noProof/>
        </w:rPr>
        <w:lastRenderedPageBreak/>
        <w:drawing>
          <wp:inline distT="0" distB="0" distL="0" distR="0" wp14:anchorId="43794CA8" wp14:editId="7ED490FF">
            <wp:extent cx="3928551" cy="2578100"/>
            <wp:effectExtent l="19050" t="19050" r="15240" b="12700"/>
            <wp:docPr id="6283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7375" name=""/>
                    <pic:cNvPicPr/>
                  </pic:nvPicPr>
                  <pic:blipFill>
                    <a:blip r:embed="rId23"/>
                    <a:stretch>
                      <a:fillRect/>
                    </a:stretch>
                  </pic:blipFill>
                  <pic:spPr>
                    <a:xfrm>
                      <a:off x="0" y="0"/>
                      <a:ext cx="3936706" cy="2583452"/>
                    </a:xfrm>
                    <a:prstGeom prst="rect">
                      <a:avLst/>
                    </a:prstGeom>
                    <a:ln w="12700">
                      <a:solidFill>
                        <a:schemeClr val="tx1"/>
                      </a:solidFill>
                    </a:ln>
                  </pic:spPr>
                </pic:pic>
              </a:graphicData>
            </a:graphic>
          </wp:inline>
        </w:drawing>
      </w:r>
    </w:p>
    <w:p w14:paraId="05E281A0" w14:textId="4B55AE0A" w:rsidR="004F51CD" w:rsidRPr="009D74DB" w:rsidRDefault="004F51CD" w:rsidP="00262518">
      <w:pPr>
        <w:pStyle w:val="ListParagraph"/>
        <w:numPr>
          <w:ilvl w:val="0"/>
          <w:numId w:val="13"/>
        </w:numPr>
        <w:spacing w:after="0" w:line="360" w:lineRule="auto"/>
        <w:ind w:left="1701" w:hanging="283"/>
      </w:pPr>
      <w:r w:rsidRPr="009D74DB">
        <w:t>Lakukan konfigurasi pustaka bentuk dengan mengaktifkan kumpulan simbol yang sesuai di panel sebelah kiri (pilih kategori '</w:t>
      </w:r>
      <w:r w:rsidRPr="009D74DB">
        <w:rPr>
          <w:i/>
          <w:iCs/>
        </w:rPr>
        <w:t>General'</w:t>
      </w:r>
      <w:r w:rsidRPr="009D74DB">
        <w:t xml:space="preserve"> atau cari </w:t>
      </w:r>
      <w:r w:rsidRPr="009D74DB">
        <w:rPr>
          <w:i/>
          <w:iCs/>
        </w:rPr>
        <w:t>'Data Flow Diagram'</w:t>
      </w:r>
      <w:r w:rsidRPr="009D74DB">
        <w:t xml:space="preserve">). </w:t>
      </w:r>
    </w:p>
    <w:p w14:paraId="52647E43" w14:textId="025C1491" w:rsidR="00070003" w:rsidRPr="009D74DB" w:rsidRDefault="003D6781" w:rsidP="00262518">
      <w:pPr>
        <w:pStyle w:val="ListParagraph"/>
        <w:spacing w:after="0" w:line="360" w:lineRule="auto"/>
        <w:ind w:left="1701" w:firstLine="0"/>
      </w:pPr>
      <w:r w:rsidRPr="009D74DB">
        <w:rPr>
          <w:noProof/>
        </w:rPr>
        <w:drawing>
          <wp:inline distT="0" distB="0" distL="0" distR="0" wp14:anchorId="218D9FA5" wp14:editId="4435440C">
            <wp:extent cx="3915091" cy="3380642"/>
            <wp:effectExtent l="19050" t="19050" r="28575" b="12700"/>
            <wp:docPr id="158168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82295" name=""/>
                    <pic:cNvPicPr/>
                  </pic:nvPicPr>
                  <pic:blipFill>
                    <a:blip r:embed="rId24"/>
                    <a:stretch>
                      <a:fillRect/>
                    </a:stretch>
                  </pic:blipFill>
                  <pic:spPr>
                    <a:xfrm>
                      <a:off x="0" y="0"/>
                      <a:ext cx="3915091" cy="3380642"/>
                    </a:xfrm>
                    <a:prstGeom prst="rect">
                      <a:avLst/>
                    </a:prstGeom>
                    <a:ln w="12700">
                      <a:solidFill>
                        <a:schemeClr val="tx1"/>
                      </a:solidFill>
                    </a:ln>
                  </pic:spPr>
                </pic:pic>
              </a:graphicData>
            </a:graphic>
          </wp:inline>
        </w:drawing>
      </w:r>
    </w:p>
    <w:p w14:paraId="460B6E08" w14:textId="7C4BE46A" w:rsidR="004F51CD" w:rsidRPr="009D74DB" w:rsidRDefault="004F51CD" w:rsidP="00262518">
      <w:pPr>
        <w:pStyle w:val="ListParagraph"/>
        <w:numPr>
          <w:ilvl w:val="0"/>
          <w:numId w:val="13"/>
        </w:numPr>
        <w:spacing w:after="0" w:line="360" w:lineRule="auto"/>
        <w:ind w:left="1701" w:hanging="283"/>
        <w:rPr>
          <w:lang w:val="sv-SE"/>
        </w:rPr>
      </w:pPr>
      <w:r w:rsidRPr="009D74DB">
        <w:rPr>
          <w:lang w:val="sv-SE"/>
        </w:rPr>
        <w:t xml:space="preserve">Tempatkan sebuah elemen proses berbentuk lingkaran atau persegi panjang bersudut tumpul di bagian tengah bidang kerja. Beri label '0. SISTEM PENJUALAN BARANG' sebagai representasi tunggal dari keseluruhan sistem. </w:t>
      </w:r>
    </w:p>
    <w:p w14:paraId="3927BF39" w14:textId="1D835D5E" w:rsidR="003D6781" w:rsidRPr="009D74DB" w:rsidRDefault="003D6781" w:rsidP="00262518">
      <w:pPr>
        <w:pStyle w:val="ListParagraph"/>
        <w:spacing w:after="0" w:line="360" w:lineRule="auto"/>
        <w:ind w:left="1701" w:firstLine="0"/>
      </w:pPr>
      <w:r w:rsidRPr="009D74DB">
        <w:rPr>
          <w:noProof/>
        </w:rPr>
        <w:lastRenderedPageBreak/>
        <w:drawing>
          <wp:inline distT="0" distB="0" distL="0" distR="0" wp14:anchorId="53A19C70" wp14:editId="2BD5CB06">
            <wp:extent cx="3914871" cy="2788627"/>
            <wp:effectExtent l="19050" t="19050" r="9525" b="12065"/>
            <wp:docPr id="155161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2558" name="Picture 1"/>
                    <pic:cNvPicPr/>
                  </pic:nvPicPr>
                  <pic:blipFill>
                    <a:blip r:embed="rId25"/>
                    <a:stretch>
                      <a:fillRect/>
                    </a:stretch>
                  </pic:blipFill>
                  <pic:spPr>
                    <a:xfrm>
                      <a:off x="0" y="0"/>
                      <a:ext cx="3914871" cy="2788627"/>
                    </a:xfrm>
                    <a:prstGeom prst="rect">
                      <a:avLst/>
                    </a:prstGeom>
                    <a:ln w="12700">
                      <a:solidFill>
                        <a:schemeClr val="tx1"/>
                      </a:solidFill>
                    </a:ln>
                  </pic:spPr>
                </pic:pic>
              </a:graphicData>
            </a:graphic>
          </wp:inline>
        </w:drawing>
      </w:r>
    </w:p>
    <w:p w14:paraId="045560EB" w14:textId="5A1C9D78" w:rsidR="004F51CD" w:rsidRPr="009D74DB" w:rsidRDefault="004F51CD" w:rsidP="00262518">
      <w:pPr>
        <w:pStyle w:val="ListParagraph"/>
        <w:numPr>
          <w:ilvl w:val="0"/>
          <w:numId w:val="13"/>
        </w:numPr>
        <w:spacing w:after="0" w:line="360" w:lineRule="auto"/>
        <w:ind w:left="1701" w:hanging="283"/>
        <w:rPr>
          <w:lang w:val="sv-SE"/>
        </w:rPr>
      </w:pPr>
      <w:r w:rsidRPr="009D74DB">
        <w:rPr>
          <w:lang w:val="sv-SE"/>
        </w:rPr>
        <w:t xml:space="preserve">Buat entitas luar di sekeliling proses pusat menggunakan bentuk persegi panjang standar. Definisikan 5 entitas eksternal utama: Pelanggan, Kasir, Petugas Gudang, Pemasok, dan Manajer. </w:t>
      </w:r>
    </w:p>
    <w:p w14:paraId="2A48A11F" w14:textId="5CF5CE7F" w:rsidR="003D6781" w:rsidRPr="009D74DB" w:rsidRDefault="003D6781" w:rsidP="00262518">
      <w:pPr>
        <w:pStyle w:val="ListParagraph"/>
        <w:spacing w:after="0" w:line="360" w:lineRule="auto"/>
        <w:ind w:left="1701" w:firstLine="0"/>
      </w:pPr>
      <w:r w:rsidRPr="009D74DB">
        <w:rPr>
          <w:noProof/>
        </w:rPr>
        <w:drawing>
          <wp:inline distT="0" distB="0" distL="0" distR="0" wp14:anchorId="5CFFBDAB" wp14:editId="57565486">
            <wp:extent cx="3925959" cy="2642088"/>
            <wp:effectExtent l="19050" t="19050" r="17780" b="25400"/>
            <wp:docPr id="187351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7859" name="Picture 1"/>
                    <pic:cNvPicPr/>
                  </pic:nvPicPr>
                  <pic:blipFill>
                    <a:blip r:embed="rId26"/>
                    <a:stretch>
                      <a:fillRect/>
                    </a:stretch>
                  </pic:blipFill>
                  <pic:spPr>
                    <a:xfrm>
                      <a:off x="0" y="0"/>
                      <a:ext cx="3925959" cy="2642088"/>
                    </a:xfrm>
                    <a:prstGeom prst="rect">
                      <a:avLst/>
                    </a:prstGeom>
                    <a:ln w="12700">
                      <a:solidFill>
                        <a:schemeClr val="tx1"/>
                      </a:solidFill>
                    </a:ln>
                  </pic:spPr>
                </pic:pic>
              </a:graphicData>
            </a:graphic>
          </wp:inline>
        </w:drawing>
      </w:r>
    </w:p>
    <w:p w14:paraId="7251C97C" w14:textId="7F284834" w:rsidR="004F51CD" w:rsidRPr="009D74DB" w:rsidRDefault="004F51CD" w:rsidP="00262518">
      <w:pPr>
        <w:pStyle w:val="ListParagraph"/>
        <w:numPr>
          <w:ilvl w:val="0"/>
          <w:numId w:val="13"/>
        </w:numPr>
        <w:spacing w:after="0" w:line="360" w:lineRule="auto"/>
        <w:ind w:left="1701" w:hanging="283"/>
      </w:pPr>
      <w:r w:rsidRPr="009D74DB">
        <w:t>Hubungkan entitas eksternal ke proses pusat menggunakan garis alir berpanah (</w:t>
      </w:r>
      <w:r w:rsidRPr="009D74DB">
        <w:rPr>
          <w:i/>
          <w:iCs/>
        </w:rPr>
        <w:t>Data Flow Line</w:t>
      </w:r>
      <w:r w:rsidRPr="009D74DB">
        <w:t>). Berikan label teks yang jelas pada setiap garis aliran data untuk merepresentasikan informasi logis yang mengalir masuk atau keluar dari sistem seperti gambar dibawah ini</w:t>
      </w:r>
    </w:p>
    <w:p w14:paraId="604F6439" w14:textId="3C66FDA9" w:rsidR="003D6781" w:rsidRPr="009D74DB" w:rsidRDefault="0071655E" w:rsidP="00262518">
      <w:pPr>
        <w:pStyle w:val="ListParagraph"/>
        <w:spacing w:after="0" w:line="360" w:lineRule="auto"/>
        <w:ind w:left="1701" w:firstLine="0"/>
      </w:pPr>
      <w:r w:rsidRPr="009D74DB">
        <w:rPr>
          <w:noProof/>
        </w:rPr>
        <w:lastRenderedPageBreak/>
        <w:drawing>
          <wp:inline distT="0" distB="0" distL="0" distR="0" wp14:anchorId="561E16C2" wp14:editId="5AA722FE">
            <wp:extent cx="3923665" cy="3219450"/>
            <wp:effectExtent l="19050" t="19050" r="19685" b="19050"/>
            <wp:docPr id="106988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81524"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3946656" cy="3238315"/>
                    </a:xfrm>
                    <a:prstGeom prst="rect">
                      <a:avLst/>
                    </a:prstGeom>
                    <a:ln w="12700">
                      <a:solidFill>
                        <a:schemeClr val="tx1"/>
                      </a:solidFill>
                    </a:ln>
                  </pic:spPr>
                </pic:pic>
              </a:graphicData>
            </a:graphic>
          </wp:inline>
        </w:drawing>
      </w:r>
    </w:p>
    <w:p w14:paraId="3294F2A2" w14:textId="55289107" w:rsidR="00C05CF0" w:rsidRPr="009D74DB" w:rsidRDefault="00C05CF0" w:rsidP="00262518">
      <w:pPr>
        <w:pStyle w:val="ListParagraph"/>
        <w:numPr>
          <w:ilvl w:val="0"/>
          <w:numId w:val="12"/>
        </w:numPr>
        <w:spacing w:after="0" w:line="360" w:lineRule="auto"/>
        <w:ind w:left="1418" w:hanging="284"/>
      </w:pPr>
      <w:r w:rsidRPr="009D74DB">
        <w:t>Pembuatan DFD Level 1 di Draw.io</w:t>
      </w:r>
    </w:p>
    <w:p w14:paraId="2EA15332" w14:textId="37298DB3" w:rsidR="004F51CD" w:rsidRPr="009D74DB" w:rsidRDefault="004F51CD" w:rsidP="00262518">
      <w:pPr>
        <w:pStyle w:val="ListParagraph"/>
        <w:numPr>
          <w:ilvl w:val="1"/>
          <w:numId w:val="14"/>
        </w:numPr>
        <w:spacing w:after="0" w:line="360" w:lineRule="auto"/>
        <w:ind w:left="1701" w:hanging="283"/>
        <w:rPr>
          <w:lang w:val="sv-SE"/>
        </w:rPr>
      </w:pPr>
      <w:r w:rsidRPr="009D74DB">
        <w:rPr>
          <w:lang w:val="sv-SE"/>
        </w:rPr>
        <w:t>Buat halaman baru atau diagram baru pada berkas Draw.io yang sama dengan mengklik ikon tanda tambah (+) di bagian tab bawah halaman.</w:t>
      </w:r>
    </w:p>
    <w:p w14:paraId="0CBB5D1B" w14:textId="60FF065E" w:rsidR="00801184" w:rsidRPr="009D74DB" w:rsidRDefault="00395F35" w:rsidP="00262518">
      <w:pPr>
        <w:pStyle w:val="ListParagraph"/>
        <w:spacing w:after="0" w:line="360" w:lineRule="auto"/>
        <w:ind w:left="1701" w:firstLine="0"/>
      </w:pPr>
      <w:r w:rsidRPr="009D74DB">
        <w:rPr>
          <w:noProof/>
        </w:rPr>
        <w:drawing>
          <wp:inline distT="0" distB="0" distL="0" distR="0" wp14:anchorId="32A4342B" wp14:editId="46D90729">
            <wp:extent cx="3914042" cy="2221230"/>
            <wp:effectExtent l="19050" t="19050" r="10795" b="26670"/>
            <wp:docPr id="120407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73292" name=""/>
                    <pic:cNvPicPr/>
                  </pic:nvPicPr>
                  <pic:blipFill>
                    <a:blip r:embed="rId28"/>
                    <a:stretch>
                      <a:fillRect/>
                    </a:stretch>
                  </pic:blipFill>
                  <pic:spPr>
                    <a:xfrm>
                      <a:off x="0" y="0"/>
                      <a:ext cx="3930270" cy="2230440"/>
                    </a:xfrm>
                    <a:prstGeom prst="rect">
                      <a:avLst/>
                    </a:prstGeom>
                    <a:ln w="12700">
                      <a:solidFill>
                        <a:schemeClr val="tx1"/>
                      </a:solidFill>
                    </a:ln>
                  </pic:spPr>
                </pic:pic>
              </a:graphicData>
            </a:graphic>
          </wp:inline>
        </w:drawing>
      </w:r>
    </w:p>
    <w:p w14:paraId="22437160" w14:textId="77777777" w:rsidR="004F51CD" w:rsidRPr="009D74DB" w:rsidRDefault="004F51CD" w:rsidP="00262518">
      <w:pPr>
        <w:pStyle w:val="ListParagraph"/>
        <w:numPr>
          <w:ilvl w:val="0"/>
          <w:numId w:val="14"/>
        </w:numPr>
        <w:spacing w:after="0" w:line="360" w:lineRule="auto"/>
        <w:ind w:left="1701" w:hanging="283"/>
      </w:pPr>
      <w:r w:rsidRPr="009D74DB">
        <w:rPr>
          <w:lang w:val="sv-SE"/>
        </w:rPr>
        <w:t xml:space="preserve">Identifikasi dan gambarkan sub-proses utama dari sistem penjualan barang. </w:t>
      </w:r>
      <w:r w:rsidRPr="009D74DB">
        <w:t xml:space="preserve">Pada DFD Level 1 ini, sistem dipecah menjadi 5 sub-proses: </w:t>
      </w:r>
    </w:p>
    <w:p w14:paraId="4AF5BBBF" w14:textId="14F25764" w:rsidR="00395F35" w:rsidRPr="009D74DB" w:rsidRDefault="004F51CD" w:rsidP="00262518">
      <w:pPr>
        <w:pStyle w:val="ListParagraph"/>
        <w:numPr>
          <w:ilvl w:val="0"/>
          <w:numId w:val="15"/>
        </w:numPr>
        <w:spacing w:after="0" w:line="360" w:lineRule="auto"/>
        <w:ind w:left="1985" w:hanging="284"/>
      </w:pPr>
      <w:r w:rsidRPr="009D74DB">
        <w:t>'1.1 Pendaftaran Barang'</w:t>
      </w:r>
    </w:p>
    <w:p w14:paraId="16FCC3AC" w14:textId="77777777" w:rsidR="004F51CD" w:rsidRPr="009D74DB" w:rsidRDefault="004F51CD" w:rsidP="00262518">
      <w:pPr>
        <w:pStyle w:val="ListParagraph"/>
        <w:numPr>
          <w:ilvl w:val="0"/>
          <w:numId w:val="15"/>
        </w:numPr>
        <w:spacing w:after="0" w:line="360" w:lineRule="auto"/>
        <w:ind w:left="1985" w:hanging="284"/>
      </w:pPr>
      <w:r w:rsidRPr="009D74DB">
        <w:t>'1.2 Pendaftaran Pemasok'</w:t>
      </w:r>
    </w:p>
    <w:p w14:paraId="4BFA879C" w14:textId="77777777" w:rsidR="004F51CD" w:rsidRPr="009D74DB" w:rsidRDefault="004F51CD" w:rsidP="00262518">
      <w:pPr>
        <w:pStyle w:val="ListParagraph"/>
        <w:numPr>
          <w:ilvl w:val="0"/>
          <w:numId w:val="15"/>
        </w:numPr>
        <w:spacing w:after="0" w:line="360" w:lineRule="auto"/>
        <w:ind w:left="1985" w:hanging="284"/>
      </w:pPr>
      <w:r w:rsidRPr="009D74DB">
        <w:lastRenderedPageBreak/>
        <w:t>'1.3 Pembelian'</w:t>
      </w:r>
    </w:p>
    <w:p w14:paraId="79FB4F29" w14:textId="77777777" w:rsidR="004F51CD" w:rsidRPr="009D74DB" w:rsidRDefault="004F51CD" w:rsidP="00262518">
      <w:pPr>
        <w:pStyle w:val="ListParagraph"/>
        <w:numPr>
          <w:ilvl w:val="0"/>
          <w:numId w:val="15"/>
        </w:numPr>
        <w:spacing w:after="0" w:line="360" w:lineRule="auto"/>
        <w:ind w:left="1985" w:hanging="284"/>
      </w:pPr>
      <w:r w:rsidRPr="009D74DB">
        <w:t>'1.4 Penjualan'</w:t>
      </w:r>
    </w:p>
    <w:p w14:paraId="1AA8B895" w14:textId="7E9D776B" w:rsidR="004F51CD" w:rsidRPr="009D74DB" w:rsidRDefault="004F51CD" w:rsidP="00262518">
      <w:pPr>
        <w:pStyle w:val="ListParagraph"/>
        <w:numPr>
          <w:ilvl w:val="0"/>
          <w:numId w:val="15"/>
        </w:numPr>
        <w:spacing w:after="0" w:line="360" w:lineRule="auto"/>
        <w:ind w:left="1985" w:hanging="284"/>
      </w:pPr>
      <w:r w:rsidRPr="009D74DB">
        <w:t xml:space="preserve">'1.5 Laporan' </w:t>
      </w:r>
    </w:p>
    <w:p w14:paraId="0EF05FE6" w14:textId="369BAFD4" w:rsidR="00CB6CDA" w:rsidRPr="009D74DB" w:rsidRDefault="0037777C" w:rsidP="00262518">
      <w:pPr>
        <w:spacing w:after="0" w:line="360" w:lineRule="auto"/>
        <w:ind w:left="1701" w:firstLine="0"/>
      </w:pPr>
      <w:r w:rsidRPr="009D74DB">
        <w:rPr>
          <w:noProof/>
        </w:rPr>
        <w:drawing>
          <wp:inline distT="0" distB="0" distL="0" distR="0" wp14:anchorId="5D12E966" wp14:editId="296F99F0">
            <wp:extent cx="3949700" cy="2611120"/>
            <wp:effectExtent l="19050" t="19050" r="12700" b="17780"/>
            <wp:docPr id="1188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0710" name=""/>
                    <pic:cNvPicPr/>
                  </pic:nvPicPr>
                  <pic:blipFill>
                    <a:blip r:embed="rId29"/>
                    <a:stretch>
                      <a:fillRect/>
                    </a:stretch>
                  </pic:blipFill>
                  <pic:spPr>
                    <a:xfrm>
                      <a:off x="0" y="0"/>
                      <a:ext cx="3974877" cy="2627764"/>
                    </a:xfrm>
                    <a:prstGeom prst="rect">
                      <a:avLst/>
                    </a:prstGeom>
                    <a:ln w="12700">
                      <a:solidFill>
                        <a:schemeClr val="tx1"/>
                      </a:solidFill>
                    </a:ln>
                  </pic:spPr>
                </pic:pic>
              </a:graphicData>
            </a:graphic>
          </wp:inline>
        </w:drawing>
      </w:r>
    </w:p>
    <w:p w14:paraId="5E1634F1" w14:textId="77777777" w:rsidR="004F51CD" w:rsidRPr="009D74DB" w:rsidRDefault="004F51CD" w:rsidP="00262518">
      <w:pPr>
        <w:pStyle w:val="ListParagraph"/>
        <w:numPr>
          <w:ilvl w:val="0"/>
          <w:numId w:val="14"/>
        </w:numPr>
        <w:spacing w:after="0" w:line="360" w:lineRule="auto"/>
        <w:ind w:left="1701" w:hanging="283"/>
      </w:pPr>
      <w:r w:rsidRPr="009D74DB">
        <w:rPr>
          <w:lang w:val="sv-SE"/>
        </w:rPr>
        <w:t xml:space="preserve">Gambarkan tempat penyimpanan data (Data </w:t>
      </w:r>
      <w:r w:rsidRPr="009D74DB">
        <w:rPr>
          <w:i/>
          <w:iCs/>
          <w:lang w:val="sv-SE"/>
        </w:rPr>
        <w:t>Store</w:t>
      </w:r>
      <w:r w:rsidRPr="009D74DB">
        <w:rPr>
          <w:lang w:val="sv-SE"/>
        </w:rPr>
        <w:t xml:space="preserve">) menggunakan bentuk garis sejajar ganda atau persegi panjang terbuka. </w:t>
      </w:r>
      <w:r w:rsidRPr="009D74DB">
        <w:t xml:space="preserve">Sediakan data </w:t>
      </w:r>
      <w:r w:rsidRPr="009D74DB">
        <w:rPr>
          <w:i/>
          <w:iCs/>
        </w:rPr>
        <w:t>store</w:t>
      </w:r>
      <w:r w:rsidRPr="009D74DB">
        <w:t xml:space="preserve"> untuk: </w:t>
      </w:r>
    </w:p>
    <w:p w14:paraId="612DC53C" w14:textId="77777777" w:rsidR="004F51CD" w:rsidRPr="009D74DB" w:rsidRDefault="004F51CD" w:rsidP="00262518">
      <w:pPr>
        <w:pStyle w:val="ListParagraph"/>
        <w:numPr>
          <w:ilvl w:val="0"/>
          <w:numId w:val="16"/>
        </w:numPr>
        <w:spacing w:after="0" w:line="360" w:lineRule="auto"/>
        <w:ind w:left="1985" w:hanging="284"/>
      </w:pPr>
      <w:r w:rsidRPr="009D74DB">
        <w:t>Simpanan 'Barang'</w:t>
      </w:r>
    </w:p>
    <w:p w14:paraId="0BFEB657" w14:textId="77777777" w:rsidR="004F51CD" w:rsidRPr="009D74DB" w:rsidRDefault="004F51CD" w:rsidP="00262518">
      <w:pPr>
        <w:pStyle w:val="ListParagraph"/>
        <w:numPr>
          <w:ilvl w:val="0"/>
          <w:numId w:val="16"/>
        </w:numPr>
        <w:spacing w:after="0" w:line="360" w:lineRule="auto"/>
        <w:ind w:left="1985" w:hanging="284"/>
      </w:pPr>
      <w:r w:rsidRPr="009D74DB">
        <w:t xml:space="preserve">Simpanan 'Pemasok’ </w:t>
      </w:r>
    </w:p>
    <w:p w14:paraId="59D79D59" w14:textId="77777777" w:rsidR="004F51CD" w:rsidRPr="009D74DB" w:rsidRDefault="004F51CD" w:rsidP="00262518">
      <w:pPr>
        <w:pStyle w:val="ListParagraph"/>
        <w:numPr>
          <w:ilvl w:val="0"/>
          <w:numId w:val="16"/>
        </w:numPr>
        <w:spacing w:after="0" w:line="360" w:lineRule="auto"/>
        <w:ind w:left="1985" w:hanging="284"/>
      </w:pPr>
      <w:r w:rsidRPr="009D74DB">
        <w:t>Simpanan 'Pembelian'</w:t>
      </w:r>
    </w:p>
    <w:p w14:paraId="6FED5257" w14:textId="34527176" w:rsidR="004F51CD" w:rsidRPr="009D74DB" w:rsidRDefault="004F51CD" w:rsidP="00262518">
      <w:pPr>
        <w:pStyle w:val="ListParagraph"/>
        <w:numPr>
          <w:ilvl w:val="0"/>
          <w:numId w:val="16"/>
        </w:numPr>
        <w:spacing w:after="0" w:line="360" w:lineRule="auto"/>
        <w:ind w:left="1985" w:hanging="284"/>
      </w:pPr>
      <w:r w:rsidRPr="009D74DB">
        <w:t xml:space="preserve">Simpanan 'Penjualan' </w:t>
      </w:r>
    </w:p>
    <w:p w14:paraId="4D3BD989" w14:textId="62A10C6B" w:rsidR="0037777C" w:rsidRPr="009D74DB" w:rsidRDefault="00C07368" w:rsidP="00262518">
      <w:pPr>
        <w:spacing w:after="0" w:line="360" w:lineRule="auto"/>
        <w:ind w:left="1701" w:firstLine="0"/>
      </w:pPr>
      <w:r w:rsidRPr="009D74DB">
        <w:rPr>
          <w:noProof/>
        </w:rPr>
        <w:lastRenderedPageBreak/>
        <w:drawing>
          <wp:inline distT="0" distB="0" distL="0" distR="0" wp14:anchorId="5766606D" wp14:editId="61D8F09F">
            <wp:extent cx="3924300" cy="4029075"/>
            <wp:effectExtent l="19050" t="19050" r="19050" b="28575"/>
            <wp:docPr id="152439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90578" name=""/>
                    <pic:cNvPicPr/>
                  </pic:nvPicPr>
                  <pic:blipFill>
                    <a:blip r:embed="rId30"/>
                    <a:stretch>
                      <a:fillRect/>
                    </a:stretch>
                  </pic:blipFill>
                  <pic:spPr>
                    <a:xfrm>
                      <a:off x="0" y="0"/>
                      <a:ext cx="3924300" cy="4029075"/>
                    </a:xfrm>
                    <a:prstGeom prst="rect">
                      <a:avLst/>
                    </a:prstGeom>
                    <a:ln w="12700">
                      <a:solidFill>
                        <a:schemeClr val="tx1"/>
                      </a:solidFill>
                    </a:ln>
                  </pic:spPr>
                </pic:pic>
              </a:graphicData>
            </a:graphic>
          </wp:inline>
        </w:drawing>
      </w:r>
    </w:p>
    <w:p w14:paraId="14948C6F" w14:textId="5463946B" w:rsidR="004F51CD" w:rsidRPr="009D74DB" w:rsidRDefault="004F51CD" w:rsidP="00262518">
      <w:pPr>
        <w:pStyle w:val="ListParagraph"/>
        <w:numPr>
          <w:ilvl w:val="0"/>
          <w:numId w:val="14"/>
        </w:numPr>
        <w:spacing w:after="0" w:line="360" w:lineRule="auto"/>
        <w:ind w:left="1701" w:hanging="283"/>
      </w:pPr>
      <w:r w:rsidRPr="009D74DB">
        <w:t xml:space="preserve">Hubungkan aliran data dari sub-proses fungsional ke simpanan data yang relevan (misalnya, aliran data barang dari sub-proses 1.1 disimpan ke dalam data </w:t>
      </w:r>
      <w:r w:rsidRPr="009D74DB">
        <w:rPr>
          <w:i/>
          <w:iCs/>
        </w:rPr>
        <w:t>store</w:t>
      </w:r>
      <w:r w:rsidRPr="009D74DB">
        <w:t xml:space="preserve"> 'Barang'). </w:t>
      </w:r>
    </w:p>
    <w:p w14:paraId="5D01A2FD" w14:textId="7AB77629" w:rsidR="00C07368" w:rsidRPr="009D74DB" w:rsidRDefault="00C07368" w:rsidP="00262518">
      <w:pPr>
        <w:pStyle w:val="ListParagraph"/>
        <w:spacing w:after="0" w:line="360" w:lineRule="auto"/>
        <w:ind w:left="1701" w:firstLine="0"/>
      </w:pPr>
      <w:r w:rsidRPr="009D74DB">
        <w:rPr>
          <w:noProof/>
        </w:rPr>
        <w:drawing>
          <wp:inline distT="0" distB="0" distL="0" distR="0" wp14:anchorId="6B3D0D36" wp14:editId="2506522D">
            <wp:extent cx="3924300" cy="1323975"/>
            <wp:effectExtent l="19050" t="19050" r="19050" b="28575"/>
            <wp:docPr id="87177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76705" name=""/>
                    <pic:cNvPicPr/>
                  </pic:nvPicPr>
                  <pic:blipFill>
                    <a:blip r:embed="rId31"/>
                    <a:stretch>
                      <a:fillRect/>
                    </a:stretch>
                  </pic:blipFill>
                  <pic:spPr>
                    <a:xfrm>
                      <a:off x="0" y="0"/>
                      <a:ext cx="3927080" cy="1324913"/>
                    </a:xfrm>
                    <a:prstGeom prst="rect">
                      <a:avLst/>
                    </a:prstGeom>
                    <a:ln w="12700">
                      <a:solidFill>
                        <a:schemeClr val="tx1"/>
                      </a:solidFill>
                    </a:ln>
                  </pic:spPr>
                </pic:pic>
              </a:graphicData>
            </a:graphic>
          </wp:inline>
        </w:drawing>
      </w:r>
    </w:p>
    <w:p w14:paraId="51ABC8E0" w14:textId="0B41B660" w:rsidR="004F51CD" w:rsidRPr="009D74DB" w:rsidRDefault="004F51CD" w:rsidP="00262518">
      <w:pPr>
        <w:pStyle w:val="ListParagraph"/>
        <w:numPr>
          <w:ilvl w:val="0"/>
          <w:numId w:val="14"/>
        </w:numPr>
        <w:spacing w:after="0" w:line="360" w:lineRule="auto"/>
        <w:ind w:left="1701" w:hanging="283"/>
      </w:pPr>
      <w:r w:rsidRPr="009D74DB">
        <w:t>Pastikan semua entitas eksternal yang ada di Diagram Konteks tetap terhubung dengan sub proses yang sesuai di DFD Level 1 dibawah ini:</w:t>
      </w:r>
    </w:p>
    <w:p w14:paraId="525EC143" w14:textId="2DC12C93" w:rsidR="00C07368" w:rsidRPr="009D74DB" w:rsidRDefault="00001FAB" w:rsidP="00262518">
      <w:pPr>
        <w:pStyle w:val="ListParagraph"/>
        <w:spacing w:after="0" w:line="360" w:lineRule="auto"/>
        <w:ind w:left="1701" w:firstLine="0"/>
      </w:pPr>
      <w:r w:rsidRPr="009D74DB">
        <w:rPr>
          <w:noProof/>
        </w:rPr>
        <w:lastRenderedPageBreak/>
        <w:drawing>
          <wp:inline distT="0" distB="0" distL="0" distR="0" wp14:anchorId="66D7D6A5" wp14:editId="03F8637E">
            <wp:extent cx="3937282" cy="3962400"/>
            <wp:effectExtent l="19050" t="19050" r="25400" b="19050"/>
            <wp:docPr id="137755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58918" name=""/>
                    <pic:cNvPicPr/>
                  </pic:nvPicPr>
                  <pic:blipFill>
                    <a:blip r:embed="rId32"/>
                    <a:stretch>
                      <a:fillRect/>
                    </a:stretch>
                  </pic:blipFill>
                  <pic:spPr>
                    <a:xfrm>
                      <a:off x="0" y="0"/>
                      <a:ext cx="3950462" cy="3975664"/>
                    </a:xfrm>
                    <a:prstGeom prst="rect">
                      <a:avLst/>
                    </a:prstGeom>
                    <a:ln w="12700">
                      <a:solidFill>
                        <a:schemeClr val="tx1"/>
                      </a:solidFill>
                    </a:ln>
                  </pic:spPr>
                </pic:pic>
              </a:graphicData>
            </a:graphic>
          </wp:inline>
        </w:drawing>
      </w:r>
    </w:p>
    <w:p w14:paraId="7EC581AD" w14:textId="54166803" w:rsidR="00C05CF0" w:rsidRPr="009D74DB" w:rsidRDefault="00C05CF0" w:rsidP="00262518">
      <w:pPr>
        <w:pStyle w:val="ListParagraph"/>
        <w:numPr>
          <w:ilvl w:val="0"/>
          <w:numId w:val="12"/>
        </w:numPr>
        <w:spacing w:after="0" w:line="360" w:lineRule="auto"/>
        <w:ind w:left="1418" w:hanging="284"/>
      </w:pPr>
      <w:r w:rsidRPr="009D74DB">
        <w:t xml:space="preserve">Pembuatan </w:t>
      </w:r>
      <w:r w:rsidRPr="009D74DB">
        <w:rPr>
          <w:i/>
          <w:iCs/>
        </w:rPr>
        <w:t xml:space="preserve">Use Case Diagram </w:t>
      </w:r>
      <w:r w:rsidRPr="009D74DB">
        <w:t>di Draw.io</w:t>
      </w:r>
    </w:p>
    <w:p w14:paraId="45539FE2" w14:textId="3AF036F6" w:rsidR="004F51CD" w:rsidRPr="009D74DB" w:rsidRDefault="004F51CD" w:rsidP="00262518">
      <w:pPr>
        <w:pStyle w:val="ListParagraph"/>
        <w:numPr>
          <w:ilvl w:val="1"/>
          <w:numId w:val="17"/>
        </w:numPr>
        <w:spacing w:after="0" w:line="360" w:lineRule="auto"/>
        <w:ind w:left="1701" w:hanging="283"/>
        <w:rPr>
          <w:lang w:val="sv-SE"/>
        </w:rPr>
      </w:pPr>
      <w:r w:rsidRPr="009D74DB">
        <w:rPr>
          <w:lang w:val="sv-SE"/>
        </w:rPr>
        <w:t xml:space="preserve">Tambahkan halaman atau diagram baru dengan klik </w:t>
      </w:r>
      <w:r w:rsidRPr="009D74DB">
        <w:rPr>
          <w:i/>
          <w:iCs/>
          <w:lang w:val="sv-SE"/>
        </w:rPr>
        <w:t>new</w:t>
      </w:r>
      <w:r w:rsidRPr="009D74DB">
        <w:rPr>
          <w:lang w:val="sv-SE"/>
        </w:rPr>
        <w:t xml:space="preserve"> di dan </w:t>
      </w:r>
      <w:r w:rsidRPr="009D74DB">
        <w:rPr>
          <w:i/>
          <w:iCs/>
          <w:lang w:val="sv-SE"/>
        </w:rPr>
        <w:t>blank diagram</w:t>
      </w:r>
      <w:r w:rsidRPr="009D74DB">
        <w:rPr>
          <w:lang w:val="sv-SE"/>
        </w:rPr>
        <w:t xml:space="preserve">. </w:t>
      </w:r>
    </w:p>
    <w:p w14:paraId="0456C792" w14:textId="56B08FC5" w:rsidR="00001FAB" w:rsidRPr="009D74DB" w:rsidRDefault="00001FAB" w:rsidP="00262518">
      <w:pPr>
        <w:pStyle w:val="ListParagraph"/>
        <w:spacing w:after="0" w:line="360" w:lineRule="auto"/>
        <w:ind w:left="1701" w:firstLine="0"/>
      </w:pPr>
      <w:r w:rsidRPr="009D74DB">
        <w:rPr>
          <w:noProof/>
        </w:rPr>
        <w:drawing>
          <wp:inline distT="0" distB="0" distL="0" distR="0" wp14:anchorId="4E884EBC" wp14:editId="1F419476">
            <wp:extent cx="3937000" cy="2446655"/>
            <wp:effectExtent l="19050" t="19050" r="25400" b="10795"/>
            <wp:docPr id="173068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87314" name=""/>
                    <pic:cNvPicPr/>
                  </pic:nvPicPr>
                  <pic:blipFill>
                    <a:blip r:embed="rId33"/>
                    <a:stretch>
                      <a:fillRect/>
                    </a:stretch>
                  </pic:blipFill>
                  <pic:spPr>
                    <a:xfrm>
                      <a:off x="0" y="0"/>
                      <a:ext cx="3976908" cy="2471456"/>
                    </a:xfrm>
                    <a:prstGeom prst="rect">
                      <a:avLst/>
                    </a:prstGeom>
                    <a:ln w="12700">
                      <a:solidFill>
                        <a:schemeClr val="tx1"/>
                      </a:solidFill>
                    </a:ln>
                  </pic:spPr>
                </pic:pic>
              </a:graphicData>
            </a:graphic>
          </wp:inline>
        </w:drawing>
      </w:r>
    </w:p>
    <w:p w14:paraId="12CD9FF6" w14:textId="2C795163" w:rsidR="004F51CD" w:rsidRPr="009D74DB" w:rsidRDefault="004F51CD" w:rsidP="00262518">
      <w:pPr>
        <w:pStyle w:val="ListParagraph"/>
        <w:numPr>
          <w:ilvl w:val="1"/>
          <w:numId w:val="17"/>
        </w:numPr>
        <w:spacing w:after="0" w:line="360" w:lineRule="auto"/>
        <w:ind w:left="1701" w:hanging="283"/>
        <w:rPr>
          <w:lang w:val="it-IT"/>
        </w:rPr>
      </w:pPr>
      <w:r w:rsidRPr="009D74DB">
        <w:rPr>
          <w:lang w:val="it-IT"/>
        </w:rPr>
        <w:t xml:space="preserve">Buat diagram seperti gambar di bawah ini dengan aturan diagram </w:t>
      </w:r>
      <w:r w:rsidRPr="009D74DB">
        <w:rPr>
          <w:i/>
          <w:iCs/>
          <w:lang w:val="it-IT"/>
        </w:rPr>
        <w:t>use case</w:t>
      </w:r>
      <w:r w:rsidRPr="009D74DB">
        <w:rPr>
          <w:lang w:val="it-IT"/>
        </w:rPr>
        <w:t>.</w:t>
      </w:r>
    </w:p>
    <w:p w14:paraId="27CEDB43" w14:textId="1E323A98" w:rsidR="00001FAB" w:rsidRPr="009D74DB" w:rsidRDefault="0071655E" w:rsidP="00262518">
      <w:pPr>
        <w:pStyle w:val="ListParagraph"/>
        <w:spacing w:after="0" w:line="360" w:lineRule="auto"/>
        <w:ind w:left="1701" w:firstLine="0"/>
      </w:pPr>
      <w:r w:rsidRPr="009D74DB">
        <w:rPr>
          <w:noProof/>
        </w:rPr>
        <w:lastRenderedPageBreak/>
        <w:drawing>
          <wp:inline distT="0" distB="0" distL="0" distR="0" wp14:anchorId="07FEA7E6" wp14:editId="556EBC4F">
            <wp:extent cx="3936423" cy="3936423"/>
            <wp:effectExtent l="19050" t="19050" r="26035" b="26035"/>
            <wp:docPr id="47362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21072" name=""/>
                    <pic:cNvPicPr/>
                  </pic:nvPicPr>
                  <pic:blipFill>
                    <a:blip r:embed="rId34"/>
                    <a:stretch>
                      <a:fillRect/>
                    </a:stretch>
                  </pic:blipFill>
                  <pic:spPr>
                    <a:xfrm>
                      <a:off x="0" y="0"/>
                      <a:ext cx="3945607" cy="3945607"/>
                    </a:xfrm>
                    <a:prstGeom prst="rect">
                      <a:avLst/>
                    </a:prstGeom>
                    <a:ln w="12700">
                      <a:solidFill>
                        <a:schemeClr val="tx1"/>
                      </a:solidFill>
                    </a:ln>
                  </pic:spPr>
                </pic:pic>
              </a:graphicData>
            </a:graphic>
          </wp:inline>
        </w:drawing>
      </w:r>
    </w:p>
    <w:p w14:paraId="10ACC023" w14:textId="4A373A4C" w:rsidR="00C05CF0" w:rsidRPr="009D74DB" w:rsidRDefault="00C05CF0" w:rsidP="00262518">
      <w:pPr>
        <w:pStyle w:val="ListParagraph"/>
        <w:numPr>
          <w:ilvl w:val="0"/>
          <w:numId w:val="12"/>
        </w:numPr>
        <w:spacing w:after="0" w:line="360" w:lineRule="auto"/>
        <w:ind w:left="1418" w:hanging="284"/>
        <w:rPr>
          <w:lang w:val="it-IT"/>
        </w:rPr>
      </w:pPr>
      <w:r w:rsidRPr="009D74DB">
        <w:rPr>
          <w:lang w:val="it-IT"/>
        </w:rPr>
        <w:t xml:space="preserve">Pembuatan </w:t>
      </w:r>
      <w:r w:rsidRPr="009D74DB">
        <w:rPr>
          <w:i/>
          <w:iCs/>
          <w:lang w:val="it-IT"/>
        </w:rPr>
        <w:t xml:space="preserve">Sequence Diagram </w:t>
      </w:r>
      <w:r w:rsidRPr="009D74DB">
        <w:rPr>
          <w:lang w:val="it-IT"/>
        </w:rPr>
        <w:t>di Draw.io</w:t>
      </w:r>
    </w:p>
    <w:p w14:paraId="114878E7" w14:textId="5F951CC7" w:rsidR="004F51CD" w:rsidRPr="009D74DB" w:rsidRDefault="004F51CD" w:rsidP="00262518">
      <w:pPr>
        <w:pStyle w:val="ListParagraph"/>
        <w:numPr>
          <w:ilvl w:val="1"/>
          <w:numId w:val="18"/>
        </w:numPr>
        <w:spacing w:after="0" w:line="360" w:lineRule="auto"/>
        <w:ind w:left="1701" w:hanging="283"/>
        <w:rPr>
          <w:lang w:val="sv-SE"/>
        </w:rPr>
      </w:pPr>
      <w:r w:rsidRPr="009D74DB">
        <w:rPr>
          <w:lang w:val="sv-SE"/>
        </w:rPr>
        <w:t xml:space="preserve">Buat halaman baru dengan pilihan </w:t>
      </w:r>
      <w:r w:rsidRPr="009D74DB">
        <w:rPr>
          <w:i/>
          <w:iCs/>
          <w:lang w:val="sv-SE"/>
        </w:rPr>
        <w:t>blank diagram</w:t>
      </w:r>
      <w:r w:rsidRPr="009D74DB">
        <w:rPr>
          <w:lang w:val="sv-SE"/>
        </w:rPr>
        <w:t xml:space="preserve"> serta beri nama, lalu tekan </w:t>
      </w:r>
      <w:r w:rsidRPr="009D74DB">
        <w:rPr>
          <w:i/>
          <w:iCs/>
          <w:lang w:val="sv-SE"/>
        </w:rPr>
        <w:t>create</w:t>
      </w:r>
      <w:r w:rsidRPr="009D74DB">
        <w:rPr>
          <w:lang w:val="sv-SE"/>
        </w:rPr>
        <w:t xml:space="preserve">. </w:t>
      </w:r>
    </w:p>
    <w:p w14:paraId="356FF1E2" w14:textId="12AF5D86" w:rsidR="0071655E" w:rsidRPr="009D74DB" w:rsidRDefault="0071655E" w:rsidP="00262518">
      <w:pPr>
        <w:pStyle w:val="ListParagraph"/>
        <w:spacing w:after="0" w:line="360" w:lineRule="auto"/>
        <w:ind w:left="1701" w:firstLine="0"/>
      </w:pPr>
      <w:r w:rsidRPr="009D74DB">
        <w:rPr>
          <w:noProof/>
        </w:rPr>
        <w:drawing>
          <wp:inline distT="0" distB="0" distL="0" distR="0" wp14:anchorId="6CA3865D" wp14:editId="6A6ABF8C">
            <wp:extent cx="3936365" cy="2709545"/>
            <wp:effectExtent l="19050" t="19050" r="26035" b="14605"/>
            <wp:docPr id="63906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67437" name=""/>
                    <pic:cNvPicPr/>
                  </pic:nvPicPr>
                  <pic:blipFill>
                    <a:blip r:embed="rId35"/>
                    <a:stretch>
                      <a:fillRect/>
                    </a:stretch>
                  </pic:blipFill>
                  <pic:spPr>
                    <a:xfrm>
                      <a:off x="0" y="0"/>
                      <a:ext cx="3978404" cy="2738482"/>
                    </a:xfrm>
                    <a:prstGeom prst="rect">
                      <a:avLst/>
                    </a:prstGeom>
                    <a:ln w="12700">
                      <a:solidFill>
                        <a:schemeClr val="tx1"/>
                      </a:solidFill>
                    </a:ln>
                  </pic:spPr>
                </pic:pic>
              </a:graphicData>
            </a:graphic>
          </wp:inline>
        </w:drawing>
      </w:r>
    </w:p>
    <w:p w14:paraId="06DAF71F" w14:textId="767DF68D" w:rsidR="004F51CD" w:rsidRPr="009D74DB" w:rsidRDefault="004F51CD" w:rsidP="00262518">
      <w:pPr>
        <w:pStyle w:val="ListParagraph"/>
        <w:numPr>
          <w:ilvl w:val="1"/>
          <w:numId w:val="18"/>
        </w:numPr>
        <w:spacing w:after="0" w:line="360" w:lineRule="auto"/>
        <w:ind w:left="1701" w:hanging="283"/>
        <w:rPr>
          <w:lang w:val="it-IT"/>
        </w:rPr>
      </w:pPr>
      <w:r w:rsidRPr="009D74DB">
        <w:rPr>
          <w:lang w:val="it-IT"/>
        </w:rPr>
        <w:t>Buat diagram seperti di bawah ini.</w:t>
      </w:r>
    </w:p>
    <w:p w14:paraId="5D82743F" w14:textId="4C9F9525" w:rsidR="0071655E" w:rsidRPr="009D74DB" w:rsidRDefault="004651B0" w:rsidP="00262518">
      <w:pPr>
        <w:pStyle w:val="ListParagraph"/>
        <w:spacing w:after="0" w:line="360" w:lineRule="auto"/>
        <w:ind w:left="1701" w:firstLine="0"/>
      </w:pPr>
      <w:r w:rsidRPr="009D74DB">
        <w:rPr>
          <w:noProof/>
        </w:rPr>
        <w:lastRenderedPageBreak/>
        <w:drawing>
          <wp:inline distT="0" distB="0" distL="0" distR="0" wp14:anchorId="21299A4A" wp14:editId="7743BFFC">
            <wp:extent cx="3927799" cy="3719830"/>
            <wp:effectExtent l="19050" t="19050" r="15875" b="13970"/>
            <wp:docPr id="168426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62062"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3927799" cy="3719830"/>
                    </a:xfrm>
                    <a:prstGeom prst="rect">
                      <a:avLst/>
                    </a:prstGeom>
                    <a:ln w="12700">
                      <a:solidFill>
                        <a:schemeClr val="tx1"/>
                      </a:solidFill>
                    </a:ln>
                  </pic:spPr>
                </pic:pic>
              </a:graphicData>
            </a:graphic>
          </wp:inline>
        </w:drawing>
      </w:r>
    </w:p>
    <w:p w14:paraId="5EAFAEDC" w14:textId="4814DC90" w:rsidR="00C05CF0" w:rsidRPr="009D74DB" w:rsidRDefault="00C05CF0" w:rsidP="00262518">
      <w:pPr>
        <w:pStyle w:val="ListParagraph"/>
        <w:numPr>
          <w:ilvl w:val="0"/>
          <w:numId w:val="12"/>
        </w:numPr>
        <w:spacing w:after="0" w:line="360" w:lineRule="auto"/>
        <w:ind w:left="1418" w:hanging="284"/>
      </w:pPr>
      <w:r w:rsidRPr="009D74DB">
        <w:t xml:space="preserve">Pembuatan </w:t>
      </w:r>
      <w:r w:rsidRPr="009D74DB">
        <w:rPr>
          <w:i/>
          <w:iCs/>
        </w:rPr>
        <w:t>Activity Diagram</w:t>
      </w:r>
      <w:r w:rsidRPr="009D74DB">
        <w:t xml:space="preserve"> di Draw.io</w:t>
      </w:r>
    </w:p>
    <w:p w14:paraId="40873E9F" w14:textId="5E83F9EA" w:rsidR="004F51CD" w:rsidRPr="009D74DB" w:rsidRDefault="004F51CD" w:rsidP="00262518">
      <w:pPr>
        <w:pStyle w:val="ListParagraph"/>
        <w:numPr>
          <w:ilvl w:val="1"/>
          <w:numId w:val="19"/>
        </w:numPr>
        <w:spacing w:after="0" w:line="360" w:lineRule="auto"/>
        <w:ind w:left="1701" w:hanging="283"/>
        <w:rPr>
          <w:lang w:val="sv-SE"/>
        </w:rPr>
      </w:pPr>
      <w:r w:rsidRPr="009D74DB">
        <w:rPr>
          <w:lang w:val="sv-SE"/>
        </w:rPr>
        <w:t xml:space="preserve">Buat halaman baru dengan pilih blank diagram serta beri namanya, lalu tekan </w:t>
      </w:r>
      <w:r w:rsidRPr="009D74DB">
        <w:rPr>
          <w:i/>
          <w:iCs/>
          <w:lang w:val="sv-SE"/>
        </w:rPr>
        <w:t>create</w:t>
      </w:r>
      <w:r w:rsidRPr="009D74DB">
        <w:rPr>
          <w:lang w:val="sv-SE"/>
        </w:rPr>
        <w:t xml:space="preserve">. </w:t>
      </w:r>
    </w:p>
    <w:p w14:paraId="6B159F4A" w14:textId="3D9D210A" w:rsidR="004651B0" w:rsidRPr="009D74DB" w:rsidRDefault="004651B0" w:rsidP="00262518">
      <w:pPr>
        <w:pStyle w:val="ListParagraph"/>
        <w:spacing w:after="0" w:line="360" w:lineRule="auto"/>
        <w:ind w:left="1701" w:firstLine="0"/>
      </w:pPr>
      <w:r w:rsidRPr="009D74DB">
        <w:rPr>
          <w:noProof/>
        </w:rPr>
        <w:drawing>
          <wp:inline distT="0" distB="0" distL="0" distR="0" wp14:anchorId="50095BDE" wp14:editId="7974F59E">
            <wp:extent cx="3907800" cy="3229841"/>
            <wp:effectExtent l="19050" t="19050" r="16510" b="27940"/>
            <wp:docPr id="91841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14031" name=""/>
                    <pic:cNvPicPr/>
                  </pic:nvPicPr>
                  <pic:blipFill>
                    <a:blip r:embed="rId37"/>
                    <a:stretch>
                      <a:fillRect/>
                    </a:stretch>
                  </pic:blipFill>
                  <pic:spPr>
                    <a:xfrm>
                      <a:off x="0" y="0"/>
                      <a:ext cx="3983337" cy="3292273"/>
                    </a:xfrm>
                    <a:prstGeom prst="rect">
                      <a:avLst/>
                    </a:prstGeom>
                    <a:ln w="12700">
                      <a:solidFill>
                        <a:schemeClr val="tx1"/>
                      </a:solidFill>
                    </a:ln>
                  </pic:spPr>
                </pic:pic>
              </a:graphicData>
            </a:graphic>
          </wp:inline>
        </w:drawing>
      </w:r>
    </w:p>
    <w:p w14:paraId="16FA691A" w14:textId="08176D0A" w:rsidR="004F51CD" w:rsidRPr="009D74DB" w:rsidRDefault="004F51CD" w:rsidP="00262518">
      <w:pPr>
        <w:pStyle w:val="ListParagraph"/>
        <w:numPr>
          <w:ilvl w:val="1"/>
          <w:numId w:val="19"/>
        </w:numPr>
        <w:spacing w:after="0" w:line="360" w:lineRule="auto"/>
        <w:ind w:left="1701" w:hanging="283"/>
      </w:pPr>
      <w:r w:rsidRPr="009D74DB">
        <w:t>Buat diagram di bawah ini.</w:t>
      </w:r>
    </w:p>
    <w:p w14:paraId="3D2D2439" w14:textId="6B6F0DED" w:rsidR="004651B0" w:rsidRPr="009D74DB" w:rsidRDefault="0091629D" w:rsidP="00262518">
      <w:pPr>
        <w:pStyle w:val="ListParagraph"/>
        <w:spacing w:after="0" w:line="360" w:lineRule="auto"/>
        <w:ind w:left="1701" w:firstLine="0"/>
      </w:pPr>
      <w:r w:rsidRPr="009D74DB">
        <w:rPr>
          <w:noProof/>
        </w:rPr>
        <w:lastRenderedPageBreak/>
        <w:drawing>
          <wp:inline distT="0" distB="0" distL="0" distR="0" wp14:anchorId="1E763AD4" wp14:editId="006213B3">
            <wp:extent cx="3935095" cy="2392136"/>
            <wp:effectExtent l="19050" t="19050" r="27305" b="27305"/>
            <wp:docPr id="8638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4813"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3955086" cy="2404288"/>
                    </a:xfrm>
                    <a:prstGeom prst="rect">
                      <a:avLst/>
                    </a:prstGeom>
                    <a:ln w="12700">
                      <a:solidFill>
                        <a:schemeClr val="tx1"/>
                      </a:solidFill>
                    </a:ln>
                  </pic:spPr>
                </pic:pic>
              </a:graphicData>
            </a:graphic>
          </wp:inline>
        </w:drawing>
      </w:r>
    </w:p>
    <w:p w14:paraId="134237BB" w14:textId="39906041" w:rsidR="004F51CD" w:rsidRPr="009D74DB" w:rsidRDefault="004F51CD" w:rsidP="00262518">
      <w:pPr>
        <w:pStyle w:val="ListParagraph"/>
        <w:numPr>
          <w:ilvl w:val="0"/>
          <w:numId w:val="12"/>
        </w:numPr>
        <w:spacing w:after="0" w:line="360" w:lineRule="auto"/>
        <w:ind w:left="1418" w:hanging="284"/>
        <w:rPr>
          <w:lang w:val="it-IT"/>
        </w:rPr>
      </w:pPr>
      <w:r w:rsidRPr="009D74DB">
        <w:rPr>
          <w:lang w:val="it-IT"/>
        </w:rPr>
        <w:t xml:space="preserve">Pembuatan </w:t>
      </w:r>
      <w:r w:rsidRPr="009D74DB">
        <w:rPr>
          <w:i/>
          <w:iCs/>
          <w:lang w:val="it-IT"/>
        </w:rPr>
        <w:t xml:space="preserve">Context Diagram </w:t>
      </w:r>
      <w:r w:rsidRPr="009D74DB">
        <w:rPr>
          <w:lang w:val="it-IT"/>
        </w:rPr>
        <w:t>di Draw.io</w:t>
      </w:r>
    </w:p>
    <w:p w14:paraId="43D377B8" w14:textId="0AC2019C" w:rsidR="004F51CD" w:rsidRPr="009D74DB" w:rsidRDefault="004F51CD" w:rsidP="00262518">
      <w:pPr>
        <w:pStyle w:val="ListParagraph"/>
        <w:numPr>
          <w:ilvl w:val="0"/>
          <w:numId w:val="20"/>
        </w:numPr>
        <w:spacing w:after="0" w:line="360" w:lineRule="auto"/>
        <w:ind w:left="1701" w:hanging="283"/>
        <w:rPr>
          <w:lang w:val="sv-SE"/>
        </w:rPr>
      </w:pPr>
      <w:r w:rsidRPr="009D74DB">
        <w:rPr>
          <w:lang w:val="sv-SE"/>
        </w:rPr>
        <w:t xml:space="preserve">Buat halaman baru dengan pilih </w:t>
      </w:r>
      <w:r w:rsidRPr="009D74DB">
        <w:rPr>
          <w:i/>
          <w:iCs/>
          <w:lang w:val="sv-SE"/>
        </w:rPr>
        <w:t>blank diagram</w:t>
      </w:r>
      <w:r w:rsidRPr="009D74DB">
        <w:rPr>
          <w:lang w:val="sv-SE"/>
        </w:rPr>
        <w:t xml:space="preserve"> serta beri namanya, lalu tekan </w:t>
      </w:r>
      <w:r w:rsidRPr="009D74DB">
        <w:rPr>
          <w:i/>
          <w:iCs/>
          <w:lang w:val="sv-SE"/>
        </w:rPr>
        <w:t>create</w:t>
      </w:r>
    </w:p>
    <w:p w14:paraId="017E7677" w14:textId="63004C51" w:rsidR="0091629D" w:rsidRPr="009D74DB" w:rsidRDefault="0091629D" w:rsidP="00262518">
      <w:pPr>
        <w:pStyle w:val="ListParagraph"/>
        <w:spacing w:after="0" w:line="360" w:lineRule="auto"/>
        <w:ind w:left="1701" w:firstLine="0"/>
      </w:pPr>
      <w:r w:rsidRPr="009D74DB">
        <w:rPr>
          <w:noProof/>
        </w:rPr>
        <w:drawing>
          <wp:inline distT="0" distB="0" distL="0" distR="0" wp14:anchorId="1D7CB0F2" wp14:editId="069CA910">
            <wp:extent cx="3934938" cy="1646464"/>
            <wp:effectExtent l="19050" t="19050" r="8890" b="11430"/>
            <wp:docPr id="30268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81497" name=""/>
                    <pic:cNvPicPr/>
                  </pic:nvPicPr>
                  <pic:blipFill>
                    <a:blip r:embed="rId39"/>
                    <a:stretch>
                      <a:fillRect/>
                    </a:stretch>
                  </pic:blipFill>
                  <pic:spPr>
                    <a:xfrm>
                      <a:off x="0" y="0"/>
                      <a:ext cx="3998555" cy="1673083"/>
                    </a:xfrm>
                    <a:prstGeom prst="rect">
                      <a:avLst/>
                    </a:prstGeom>
                    <a:ln w="12700">
                      <a:solidFill>
                        <a:schemeClr val="tx1"/>
                      </a:solidFill>
                    </a:ln>
                  </pic:spPr>
                </pic:pic>
              </a:graphicData>
            </a:graphic>
          </wp:inline>
        </w:drawing>
      </w:r>
    </w:p>
    <w:p w14:paraId="73CE416B" w14:textId="068F5599" w:rsidR="004F51CD" w:rsidRPr="009D74DB" w:rsidRDefault="004F51CD" w:rsidP="00262518">
      <w:pPr>
        <w:pStyle w:val="ListParagraph"/>
        <w:numPr>
          <w:ilvl w:val="0"/>
          <w:numId w:val="20"/>
        </w:numPr>
        <w:spacing w:after="0" w:line="360" w:lineRule="auto"/>
        <w:ind w:left="1701" w:hanging="283"/>
      </w:pPr>
      <w:r w:rsidRPr="009D74DB">
        <w:t>Buatlah diagram seperti dibawah ini</w:t>
      </w:r>
    </w:p>
    <w:p w14:paraId="1B33DC5F" w14:textId="5EE8CBFD" w:rsidR="0091629D" w:rsidRPr="009D74DB" w:rsidRDefault="0091629D" w:rsidP="00262518">
      <w:pPr>
        <w:pStyle w:val="ListParagraph"/>
        <w:spacing w:after="0" w:line="360" w:lineRule="auto"/>
        <w:ind w:left="1701" w:firstLine="0"/>
      </w:pPr>
      <w:r w:rsidRPr="009D74DB">
        <w:rPr>
          <w:noProof/>
        </w:rPr>
        <w:drawing>
          <wp:inline distT="0" distB="0" distL="0" distR="0" wp14:anchorId="23E68F44" wp14:editId="67C9F1AA">
            <wp:extent cx="3927261" cy="2511879"/>
            <wp:effectExtent l="19050" t="19050" r="16510" b="22225"/>
            <wp:docPr id="169836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68458"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3975078" cy="2542463"/>
                    </a:xfrm>
                    <a:prstGeom prst="rect">
                      <a:avLst/>
                    </a:prstGeom>
                    <a:ln w="12700">
                      <a:solidFill>
                        <a:schemeClr val="tx1"/>
                      </a:solidFill>
                    </a:ln>
                  </pic:spPr>
                </pic:pic>
              </a:graphicData>
            </a:graphic>
          </wp:inline>
        </w:drawing>
      </w:r>
    </w:p>
    <w:p w14:paraId="36D0051D" w14:textId="5CD17A87" w:rsidR="004F51CD" w:rsidRPr="009D74DB" w:rsidRDefault="004F51CD" w:rsidP="00262518">
      <w:pPr>
        <w:pStyle w:val="ListParagraph"/>
        <w:numPr>
          <w:ilvl w:val="0"/>
          <w:numId w:val="12"/>
        </w:numPr>
        <w:spacing w:after="0" w:line="360" w:lineRule="auto"/>
        <w:ind w:left="1418" w:hanging="284"/>
      </w:pPr>
      <w:r w:rsidRPr="009D74DB">
        <w:t xml:space="preserve">Pembuatan </w:t>
      </w:r>
      <w:r w:rsidRPr="009D74DB">
        <w:rPr>
          <w:i/>
          <w:iCs/>
        </w:rPr>
        <w:t xml:space="preserve">Class Diagram </w:t>
      </w:r>
      <w:r w:rsidRPr="009D74DB">
        <w:t>di Draw.io</w:t>
      </w:r>
    </w:p>
    <w:p w14:paraId="08069DA3" w14:textId="6D57400A" w:rsidR="004F51CD" w:rsidRPr="009D74DB" w:rsidRDefault="004F51CD" w:rsidP="00262518">
      <w:pPr>
        <w:pStyle w:val="ListParagraph"/>
        <w:numPr>
          <w:ilvl w:val="1"/>
          <w:numId w:val="21"/>
        </w:numPr>
        <w:spacing w:after="0" w:line="360" w:lineRule="auto"/>
        <w:ind w:left="1701" w:hanging="283"/>
        <w:rPr>
          <w:lang w:val="sv-SE"/>
        </w:rPr>
      </w:pPr>
      <w:r w:rsidRPr="009D74DB">
        <w:rPr>
          <w:lang w:val="sv-SE"/>
        </w:rPr>
        <w:lastRenderedPageBreak/>
        <w:t xml:space="preserve">Buat halaman baru dengan pilih </w:t>
      </w:r>
      <w:r w:rsidRPr="009D74DB">
        <w:rPr>
          <w:i/>
          <w:iCs/>
          <w:lang w:val="sv-SE"/>
        </w:rPr>
        <w:t>blank diagram</w:t>
      </w:r>
      <w:r w:rsidRPr="009D74DB">
        <w:rPr>
          <w:lang w:val="sv-SE"/>
        </w:rPr>
        <w:t xml:space="preserve"> serta beri namanya, lalu tekan </w:t>
      </w:r>
      <w:r w:rsidRPr="009D74DB">
        <w:rPr>
          <w:i/>
          <w:iCs/>
          <w:lang w:val="sv-SE"/>
        </w:rPr>
        <w:t>create</w:t>
      </w:r>
      <w:r w:rsidRPr="009D74DB">
        <w:rPr>
          <w:lang w:val="sv-SE"/>
        </w:rPr>
        <w:t xml:space="preserve">. </w:t>
      </w:r>
    </w:p>
    <w:p w14:paraId="6B0D673A" w14:textId="0D77D66F" w:rsidR="0091629D" w:rsidRPr="009D74DB" w:rsidRDefault="0091629D" w:rsidP="00262518">
      <w:pPr>
        <w:pStyle w:val="ListParagraph"/>
        <w:spacing w:after="0" w:line="360" w:lineRule="auto"/>
        <w:ind w:left="1701" w:firstLine="0"/>
      </w:pPr>
      <w:r w:rsidRPr="009D74DB">
        <w:rPr>
          <w:noProof/>
        </w:rPr>
        <w:drawing>
          <wp:inline distT="0" distB="0" distL="0" distR="0" wp14:anchorId="496A2422" wp14:editId="0BA14810">
            <wp:extent cx="3920490" cy="2472690"/>
            <wp:effectExtent l="19050" t="19050" r="22860" b="22860"/>
            <wp:docPr id="53667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79537" name=""/>
                    <pic:cNvPicPr/>
                  </pic:nvPicPr>
                  <pic:blipFill>
                    <a:blip r:embed="rId41"/>
                    <a:stretch>
                      <a:fillRect/>
                    </a:stretch>
                  </pic:blipFill>
                  <pic:spPr>
                    <a:xfrm>
                      <a:off x="0" y="0"/>
                      <a:ext cx="3961924" cy="2498823"/>
                    </a:xfrm>
                    <a:prstGeom prst="rect">
                      <a:avLst/>
                    </a:prstGeom>
                    <a:ln w="12700">
                      <a:solidFill>
                        <a:schemeClr val="tx1"/>
                      </a:solidFill>
                    </a:ln>
                  </pic:spPr>
                </pic:pic>
              </a:graphicData>
            </a:graphic>
          </wp:inline>
        </w:drawing>
      </w:r>
    </w:p>
    <w:p w14:paraId="599E365E" w14:textId="4740A097" w:rsidR="004F51CD" w:rsidRPr="009D74DB" w:rsidRDefault="004F51CD" w:rsidP="00262518">
      <w:pPr>
        <w:pStyle w:val="ListParagraph"/>
        <w:numPr>
          <w:ilvl w:val="1"/>
          <w:numId w:val="21"/>
        </w:numPr>
        <w:spacing w:after="0" w:line="360" w:lineRule="auto"/>
        <w:ind w:left="1701" w:hanging="283"/>
      </w:pPr>
      <w:r w:rsidRPr="009D74DB">
        <w:t>Buatlah diagram dibawah ini.</w:t>
      </w:r>
    </w:p>
    <w:p w14:paraId="5E18C7CC" w14:textId="2F468302" w:rsidR="0091629D" w:rsidRPr="009D74DB" w:rsidRDefault="000F56FB" w:rsidP="00262518">
      <w:pPr>
        <w:pStyle w:val="ListParagraph"/>
        <w:spacing w:after="0" w:line="360" w:lineRule="auto"/>
        <w:ind w:left="1701" w:firstLine="0"/>
      </w:pPr>
      <w:r w:rsidRPr="009D74DB">
        <w:rPr>
          <w:noProof/>
        </w:rPr>
        <w:drawing>
          <wp:inline distT="0" distB="0" distL="0" distR="0" wp14:anchorId="635EC2C5" wp14:editId="792DB4CB">
            <wp:extent cx="3918236" cy="4461510"/>
            <wp:effectExtent l="19050" t="19050" r="25400" b="15240"/>
            <wp:docPr id="172422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24101"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4004276" cy="4559480"/>
                    </a:xfrm>
                    <a:prstGeom prst="rect">
                      <a:avLst/>
                    </a:prstGeom>
                    <a:ln w="12700">
                      <a:solidFill>
                        <a:schemeClr val="tx1"/>
                      </a:solidFill>
                    </a:ln>
                  </pic:spPr>
                </pic:pic>
              </a:graphicData>
            </a:graphic>
          </wp:inline>
        </w:drawing>
      </w:r>
    </w:p>
    <w:p w14:paraId="22864D24" w14:textId="77777777" w:rsidR="003B0A7E" w:rsidRPr="009D74DB" w:rsidRDefault="003B0A7E" w:rsidP="00262518">
      <w:pPr>
        <w:pStyle w:val="Heading3"/>
        <w:numPr>
          <w:ilvl w:val="2"/>
          <w:numId w:val="11"/>
        </w:numPr>
        <w:spacing w:before="0" w:line="360" w:lineRule="auto"/>
        <w:ind w:left="1134" w:hanging="567"/>
        <w:jc w:val="both"/>
        <w:rPr>
          <w:rFonts w:cs="Times New Roman"/>
          <w:b w:val="0"/>
          <w:bCs/>
          <w:lang w:val="sv-SE"/>
        </w:rPr>
      </w:pPr>
      <w:r w:rsidRPr="009D74DB">
        <w:rPr>
          <w:rFonts w:cs="Times New Roman"/>
        </w:rPr>
        <w:lastRenderedPageBreak/>
        <w:t>Perancangan</w:t>
      </w:r>
      <w:r w:rsidRPr="009D74DB">
        <w:rPr>
          <w:rFonts w:cs="Times New Roman"/>
          <w:b w:val="0"/>
          <w:bCs/>
          <w:lang w:val="sv-SE"/>
        </w:rPr>
        <w:t xml:space="preserve"> </w:t>
      </w:r>
      <w:r w:rsidRPr="009D74DB">
        <w:rPr>
          <w:rFonts w:cs="Times New Roman"/>
          <w:lang w:val="sv-SE"/>
        </w:rPr>
        <w:t>Arsitektur Dan Implementasi Perangkat Lunak</w:t>
      </w:r>
    </w:p>
    <w:p w14:paraId="00C102FF" w14:textId="77777777" w:rsidR="00C84D26" w:rsidRPr="009D74DB" w:rsidRDefault="003B0A7E" w:rsidP="00262518">
      <w:pPr>
        <w:pStyle w:val="ListParagraph"/>
        <w:numPr>
          <w:ilvl w:val="0"/>
          <w:numId w:val="31"/>
        </w:numPr>
        <w:spacing w:after="0" w:line="360" w:lineRule="auto"/>
        <w:ind w:left="1418" w:hanging="284"/>
      </w:pPr>
      <w:r w:rsidRPr="009D74DB">
        <w:t xml:space="preserve">Perancangan Diagram Arsitektur MVC di Draw.io </w:t>
      </w:r>
    </w:p>
    <w:p w14:paraId="5D7BCA53" w14:textId="77777777" w:rsidR="00425635" w:rsidRPr="009D74DB" w:rsidRDefault="003B0A7E" w:rsidP="00262518">
      <w:pPr>
        <w:pStyle w:val="ListParagraph"/>
        <w:numPr>
          <w:ilvl w:val="0"/>
          <w:numId w:val="34"/>
        </w:numPr>
        <w:spacing w:after="0" w:line="360" w:lineRule="auto"/>
        <w:ind w:left="1701" w:hanging="283"/>
      </w:pPr>
      <w:r w:rsidRPr="009D74DB">
        <w:t xml:space="preserve">Buka Draw.io dan pilih Blank Diagram. </w:t>
      </w:r>
    </w:p>
    <w:p w14:paraId="31FB7128" w14:textId="1630D5DD" w:rsidR="00425635" w:rsidRPr="009D74DB" w:rsidRDefault="00425635" w:rsidP="00262518">
      <w:pPr>
        <w:pStyle w:val="ListParagraph"/>
        <w:spacing w:after="0" w:line="360" w:lineRule="auto"/>
        <w:ind w:left="1701" w:firstLine="0"/>
      </w:pPr>
      <w:r w:rsidRPr="009D74DB">
        <w:rPr>
          <w:noProof/>
        </w:rPr>
        <w:drawing>
          <wp:inline distT="0" distB="0" distL="0" distR="0" wp14:anchorId="6A8939F4" wp14:editId="5CAD3D41">
            <wp:extent cx="3911600" cy="2343150"/>
            <wp:effectExtent l="19050" t="19050" r="12700" b="19050"/>
            <wp:docPr id="42289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7375" name=""/>
                    <pic:cNvPicPr/>
                  </pic:nvPicPr>
                  <pic:blipFill>
                    <a:blip r:embed="rId23"/>
                    <a:stretch>
                      <a:fillRect/>
                    </a:stretch>
                  </pic:blipFill>
                  <pic:spPr>
                    <a:xfrm>
                      <a:off x="0" y="0"/>
                      <a:ext cx="3946063" cy="2363794"/>
                    </a:xfrm>
                    <a:prstGeom prst="rect">
                      <a:avLst/>
                    </a:prstGeom>
                    <a:ln w="12700">
                      <a:solidFill>
                        <a:schemeClr val="tx1"/>
                      </a:solidFill>
                    </a:ln>
                  </pic:spPr>
                </pic:pic>
              </a:graphicData>
            </a:graphic>
          </wp:inline>
        </w:drawing>
      </w:r>
    </w:p>
    <w:p w14:paraId="5DBC15E3" w14:textId="77D9B75B" w:rsidR="003A752A" w:rsidRPr="009D74DB" w:rsidRDefault="003B0A7E" w:rsidP="00262518">
      <w:pPr>
        <w:pStyle w:val="ListParagraph"/>
        <w:numPr>
          <w:ilvl w:val="0"/>
          <w:numId w:val="34"/>
        </w:numPr>
        <w:spacing w:after="0" w:line="360" w:lineRule="auto"/>
        <w:ind w:left="1701" w:hanging="283"/>
      </w:pPr>
      <w:r w:rsidRPr="009D74DB">
        <w:t xml:space="preserve">Buat empat komponen: </w:t>
      </w:r>
      <w:r w:rsidR="000B473E" w:rsidRPr="009D74DB">
        <w:rPr>
          <w:i/>
        </w:rPr>
        <w:t>View</w:t>
      </w:r>
      <w:r w:rsidRPr="009D74DB">
        <w:t>, Controller, Model, dan Database.</w:t>
      </w:r>
    </w:p>
    <w:p w14:paraId="5A8C8331" w14:textId="1A2FDE31" w:rsidR="00C84D26" w:rsidRPr="009D74DB" w:rsidRDefault="003A752A" w:rsidP="00262518">
      <w:pPr>
        <w:pStyle w:val="ListParagraph"/>
        <w:spacing w:after="0" w:line="360" w:lineRule="auto"/>
        <w:ind w:left="1701" w:firstLine="0"/>
      </w:pPr>
      <w:r w:rsidRPr="009D74DB">
        <w:rPr>
          <w:noProof/>
        </w:rPr>
        <w:drawing>
          <wp:inline distT="0" distB="0" distL="0" distR="0" wp14:anchorId="396BC68F" wp14:editId="47BB3ECC">
            <wp:extent cx="3923030" cy="4583430"/>
            <wp:effectExtent l="19050" t="19050" r="20320" b="26670"/>
            <wp:docPr id="12548195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19598" name=""/>
                    <pic:cNvPicPr/>
                  </pic:nvPicPr>
                  <pic:blipFill>
                    <a:blip r:embed="rId43"/>
                    <a:stretch>
                      <a:fillRect/>
                    </a:stretch>
                  </pic:blipFill>
                  <pic:spPr>
                    <a:xfrm>
                      <a:off x="0" y="0"/>
                      <a:ext cx="3952540" cy="4617908"/>
                    </a:xfrm>
                    <a:prstGeom prst="rect">
                      <a:avLst/>
                    </a:prstGeom>
                    <a:ln w="12700">
                      <a:solidFill>
                        <a:schemeClr val="tx1"/>
                      </a:solidFill>
                    </a:ln>
                  </pic:spPr>
                </pic:pic>
              </a:graphicData>
            </a:graphic>
          </wp:inline>
        </w:drawing>
      </w:r>
      <w:r w:rsidR="003B0A7E" w:rsidRPr="009D74DB">
        <w:t xml:space="preserve"> </w:t>
      </w:r>
    </w:p>
    <w:p w14:paraId="4E0F7AA4" w14:textId="44F0D9E2" w:rsidR="00C84D26" w:rsidRPr="009D74DB" w:rsidRDefault="003B0A7E" w:rsidP="00262518">
      <w:pPr>
        <w:pStyle w:val="ListParagraph"/>
        <w:numPr>
          <w:ilvl w:val="0"/>
          <w:numId w:val="34"/>
        </w:numPr>
        <w:spacing w:after="0" w:line="360" w:lineRule="auto"/>
        <w:ind w:left="1701" w:hanging="283"/>
      </w:pPr>
      <w:r w:rsidRPr="009D74DB">
        <w:lastRenderedPageBreak/>
        <w:t xml:space="preserve">Hubungkan </w:t>
      </w:r>
      <w:r w:rsidR="000B473E" w:rsidRPr="009D74DB">
        <w:rPr>
          <w:i/>
        </w:rPr>
        <w:t>View</w:t>
      </w:r>
      <w:r w:rsidRPr="009D74DB">
        <w:t xml:space="preserve"> ke Controller, Controller ke Model, serta Model ke  Database. </w:t>
      </w:r>
    </w:p>
    <w:p w14:paraId="2094C10C" w14:textId="216BB672" w:rsidR="0053764D" w:rsidRPr="009D74DB" w:rsidRDefault="0053764D" w:rsidP="00262518">
      <w:pPr>
        <w:pStyle w:val="ListParagraph"/>
        <w:spacing w:after="0" w:line="360" w:lineRule="auto"/>
        <w:ind w:left="1701" w:firstLine="0"/>
      </w:pPr>
      <w:r w:rsidRPr="009D74DB">
        <w:rPr>
          <w:noProof/>
        </w:rPr>
        <w:drawing>
          <wp:inline distT="0" distB="0" distL="0" distR="0" wp14:anchorId="3C42E817" wp14:editId="09C3215F">
            <wp:extent cx="3942715" cy="3089910"/>
            <wp:effectExtent l="19050" t="19050" r="19685" b="15240"/>
            <wp:docPr id="98740970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09707" name="Gambar 987409707"/>
                    <pic:cNvPicPr/>
                  </pic:nvPicPr>
                  <pic:blipFill>
                    <a:blip r:embed="rId44">
                      <a:extLst>
                        <a:ext uri="{28A0092B-C50C-407E-A947-70E740481C1C}">
                          <a14:useLocalDpi xmlns:a14="http://schemas.microsoft.com/office/drawing/2010/main" val="0"/>
                        </a:ext>
                      </a:extLst>
                    </a:blip>
                    <a:stretch>
                      <a:fillRect/>
                    </a:stretch>
                  </pic:blipFill>
                  <pic:spPr>
                    <a:xfrm>
                      <a:off x="0" y="0"/>
                      <a:ext cx="3952464" cy="3097550"/>
                    </a:xfrm>
                    <a:prstGeom prst="rect">
                      <a:avLst/>
                    </a:prstGeom>
                    <a:ln w="12700">
                      <a:solidFill>
                        <a:schemeClr val="tx1"/>
                      </a:solidFill>
                    </a:ln>
                  </pic:spPr>
                </pic:pic>
              </a:graphicData>
            </a:graphic>
          </wp:inline>
        </w:drawing>
      </w:r>
    </w:p>
    <w:p w14:paraId="7C98FC81" w14:textId="77777777" w:rsidR="00C84D26" w:rsidRPr="009D74DB" w:rsidRDefault="003B0A7E" w:rsidP="00262518">
      <w:pPr>
        <w:pStyle w:val="ListParagraph"/>
        <w:numPr>
          <w:ilvl w:val="0"/>
          <w:numId w:val="34"/>
        </w:numPr>
        <w:spacing w:after="0" w:line="360" w:lineRule="auto"/>
        <w:ind w:left="1701" w:hanging="283"/>
      </w:pPr>
      <w:r w:rsidRPr="009D74DB">
        <w:t xml:space="preserve">Tambahkan arah aliran data menggunakan connector. </w:t>
      </w:r>
    </w:p>
    <w:p w14:paraId="0D161091" w14:textId="6024BDFA" w:rsidR="003B0A7E" w:rsidRPr="009D74DB" w:rsidRDefault="003B0A7E" w:rsidP="00262518">
      <w:pPr>
        <w:pStyle w:val="ListParagraph"/>
        <w:numPr>
          <w:ilvl w:val="0"/>
          <w:numId w:val="34"/>
        </w:numPr>
        <w:spacing w:after="0" w:line="360" w:lineRule="auto"/>
        <w:ind w:left="1701" w:hanging="283"/>
      </w:pPr>
      <w:r w:rsidRPr="009D74DB">
        <w:t>Simpan diagram dengan nama Arsitektur MVC.</w:t>
      </w:r>
    </w:p>
    <w:p w14:paraId="2D6BE05D" w14:textId="61768442" w:rsidR="0053764D" w:rsidRPr="009D74DB" w:rsidRDefault="0053764D" w:rsidP="00262518">
      <w:pPr>
        <w:pStyle w:val="ListParagraph"/>
        <w:spacing w:after="0" w:line="360" w:lineRule="auto"/>
        <w:ind w:left="1701" w:firstLine="0"/>
      </w:pPr>
      <w:r w:rsidRPr="009D74DB">
        <w:rPr>
          <w:noProof/>
        </w:rPr>
        <w:drawing>
          <wp:inline distT="0" distB="0" distL="0" distR="0" wp14:anchorId="1ABCCFDD" wp14:editId="4DF42692">
            <wp:extent cx="3917693" cy="3875616"/>
            <wp:effectExtent l="19050" t="19050" r="26035" b="10795"/>
            <wp:docPr id="9837415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41500" name=""/>
                    <pic:cNvPicPr/>
                  </pic:nvPicPr>
                  <pic:blipFill>
                    <a:blip r:embed="rId45"/>
                    <a:stretch>
                      <a:fillRect/>
                    </a:stretch>
                  </pic:blipFill>
                  <pic:spPr>
                    <a:xfrm>
                      <a:off x="0" y="0"/>
                      <a:ext cx="3938613" cy="3896311"/>
                    </a:xfrm>
                    <a:prstGeom prst="rect">
                      <a:avLst/>
                    </a:prstGeom>
                    <a:ln w="12700">
                      <a:solidFill>
                        <a:schemeClr val="tx1"/>
                      </a:solidFill>
                    </a:ln>
                  </pic:spPr>
                </pic:pic>
              </a:graphicData>
            </a:graphic>
          </wp:inline>
        </w:drawing>
      </w:r>
    </w:p>
    <w:p w14:paraId="67D3F82C" w14:textId="77777777" w:rsidR="0053764D" w:rsidRPr="009D74DB" w:rsidRDefault="0053764D" w:rsidP="00262518">
      <w:pPr>
        <w:pStyle w:val="ListParagraph"/>
        <w:numPr>
          <w:ilvl w:val="0"/>
          <w:numId w:val="31"/>
        </w:numPr>
        <w:spacing w:after="0" w:line="360" w:lineRule="auto"/>
        <w:ind w:left="1418" w:hanging="284"/>
      </w:pPr>
      <w:r w:rsidRPr="009D74DB">
        <w:lastRenderedPageBreak/>
        <w:t xml:space="preserve">Perancangan </w:t>
      </w:r>
      <w:r w:rsidRPr="009D74DB">
        <w:rPr>
          <w:i/>
          <w:iCs/>
        </w:rPr>
        <w:t xml:space="preserve">Entity Relationship Diagram </w:t>
      </w:r>
      <w:r w:rsidRPr="009D74DB">
        <w:t>(ERD)</w:t>
      </w:r>
    </w:p>
    <w:p w14:paraId="49E48DA5" w14:textId="77777777" w:rsidR="0053764D" w:rsidRPr="009D74DB" w:rsidRDefault="0053764D" w:rsidP="00262518">
      <w:pPr>
        <w:pStyle w:val="ListParagraph"/>
        <w:numPr>
          <w:ilvl w:val="0"/>
          <w:numId w:val="35"/>
        </w:numPr>
        <w:spacing w:after="0" w:line="360" w:lineRule="auto"/>
        <w:ind w:left="1701" w:hanging="283"/>
      </w:pPr>
      <w:r w:rsidRPr="009D74DB">
        <w:t>Buat tiga entitas berikut pada Draw.io:</w:t>
      </w:r>
    </w:p>
    <w:p w14:paraId="1F8D9F59" w14:textId="4060E269" w:rsidR="005E0801" w:rsidRPr="009D74DB" w:rsidRDefault="005E0801" w:rsidP="00262518">
      <w:pPr>
        <w:pStyle w:val="ListParagraph"/>
        <w:spacing w:after="0" w:line="360" w:lineRule="auto"/>
        <w:ind w:left="1701" w:firstLine="0"/>
      </w:pPr>
      <w:r w:rsidRPr="009D74DB">
        <w:rPr>
          <w:noProof/>
        </w:rPr>
        <w:drawing>
          <wp:inline distT="0" distB="0" distL="0" distR="0" wp14:anchorId="5FDAAB69" wp14:editId="66C4F617">
            <wp:extent cx="3917376" cy="3088216"/>
            <wp:effectExtent l="19050" t="19050" r="26035" b="17145"/>
            <wp:docPr id="7231455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45583" name=""/>
                    <pic:cNvPicPr/>
                  </pic:nvPicPr>
                  <pic:blipFill>
                    <a:blip r:embed="rId46"/>
                    <a:stretch>
                      <a:fillRect/>
                    </a:stretch>
                  </pic:blipFill>
                  <pic:spPr>
                    <a:xfrm>
                      <a:off x="0" y="0"/>
                      <a:ext cx="3938688" cy="3105017"/>
                    </a:xfrm>
                    <a:prstGeom prst="rect">
                      <a:avLst/>
                    </a:prstGeom>
                    <a:ln w="12700">
                      <a:solidFill>
                        <a:schemeClr val="tx1"/>
                      </a:solidFill>
                    </a:ln>
                  </pic:spPr>
                </pic:pic>
              </a:graphicData>
            </a:graphic>
          </wp:inline>
        </w:drawing>
      </w:r>
    </w:p>
    <w:p w14:paraId="502390F9" w14:textId="77777777" w:rsidR="005E0801" w:rsidRPr="009D74DB" w:rsidRDefault="005E0801" w:rsidP="00262518">
      <w:pPr>
        <w:pStyle w:val="ListParagraph"/>
        <w:numPr>
          <w:ilvl w:val="0"/>
          <w:numId w:val="35"/>
        </w:numPr>
        <w:spacing w:after="0" w:line="360" w:lineRule="auto"/>
        <w:ind w:left="1701" w:hanging="283"/>
      </w:pPr>
      <w:r w:rsidRPr="009D74DB">
        <w:t>Hubungkan Anggota dengan Peminjaman menggunakan relasi satu ke banyak.</w:t>
      </w:r>
    </w:p>
    <w:p w14:paraId="010680C5" w14:textId="4951C5E7" w:rsidR="005E0801" w:rsidRPr="009D74DB" w:rsidRDefault="00DA7A0D" w:rsidP="00262518">
      <w:pPr>
        <w:pStyle w:val="ListParagraph"/>
        <w:spacing w:after="0" w:line="360" w:lineRule="auto"/>
        <w:ind w:left="1701" w:firstLine="0"/>
      </w:pPr>
      <w:r w:rsidRPr="009D74DB">
        <w:rPr>
          <w:noProof/>
        </w:rPr>
        <w:drawing>
          <wp:inline distT="0" distB="0" distL="0" distR="0" wp14:anchorId="61221664" wp14:editId="7955DE2F">
            <wp:extent cx="3933565" cy="3867150"/>
            <wp:effectExtent l="19050" t="19050" r="10160" b="19050"/>
            <wp:docPr id="151074778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47784" name="Gambar 1510747784"/>
                    <pic:cNvPicPr/>
                  </pic:nvPicPr>
                  <pic:blipFill>
                    <a:blip r:embed="rId47">
                      <a:extLst>
                        <a:ext uri="{28A0092B-C50C-407E-A947-70E740481C1C}">
                          <a14:useLocalDpi xmlns:a14="http://schemas.microsoft.com/office/drawing/2010/main" val="0"/>
                        </a:ext>
                      </a:extLst>
                    </a:blip>
                    <a:stretch>
                      <a:fillRect/>
                    </a:stretch>
                  </pic:blipFill>
                  <pic:spPr>
                    <a:xfrm>
                      <a:off x="0" y="0"/>
                      <a:ext cx="3988410" cy="3921069"/>
                    </a:xfrm>
                    <a:prstGeom prst="rect">
                      <a:avLst/>
                    </a:prstGeom>
                    <a:ln w="12700">
                      <a:solidFill>
                        <a:schemeClr val="tx1"/>
                      </a:solidFill>
                    </a:ln>
                  </pic:spPr>
                </pic:pic>
              </a:graphicData>
            </a:graphic>
          </wp:inline>
        </w:drawing>
      </w:r>
    </w:p>
    <w:p w14:paraId="7F7D9378" w14:textId="77777777" w:rsidR="005E0801" w:rsidRPr="009D74DB" w:rsidRDefault="005E0801" w:rsidP="00262518">
      <w:pPr>
        <w:pStyle w:val="ListParagraph"/>
        <w:numPr>
          <w:ilvl w:val="0"/>
          <w:numId w:val="35"/>
        </w:numPr>
        <w:spacing w:after="0" w:line="360" w:lineRule="auto"/>
        <w:ind w:left="1701" w:hanging="283"/>
      </w:pPr>
      <w:r w:rsidRPr="009D74DB">
        <w:lastRenderedPageBreak/>
        <w:t>Hubungkan Buku dengan Peminjaman menggunakan relasi satu ke banyak.</w:t>
      </w:r>
    </w:p>
    <w:p w14:paraId="7CB3AB4F" w14:textId="07BC4BCC" w:rsidR="00326B80" w:rsidRPr="009D74DB" w:rsidRDefault="00326B80" w:rsidP="00262518">
      <w:pPr>
        <w:pStyle w:val="ListParagraph"/>
        <w:spacing w:after="0" w:line="360" w:lineRule="auto"/>
        <w:ind w:left="1701" w:firstLine="0"/>
      </w:pPr>
      <w:r w:rsidRPr="009D74DB">
        <w:rPr>
          <w:noProof/>
        </w:rPr>
        <w:drawing>
          <wp:inline distT="0" distB="0" distL="0" distR="0" wp14:anchorId="5DB48123" wp14:editId="2DD9B6D8">
            <wp:extent cx="3916971" cy="3227070"/>
            <wp:effectExtent l="19050" t="19050" r="26670" b="11430"/>
            <wp:docPr id="20754699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69918" name=""/>
                    <pic:cNvPicPr/>
                  </pic:nvPicPr>
                  <pic:blipFill>
                    <a:blip r:embed="rId48"/>
                    <a:stretch>
                      <a:fillRect/>
                    </a:stretch>
                  </pic:blipFill>
                  <pic:spPr>
                    <a:xfrm>
                      <a:off x="0" y="0"/>
                      <a:ext cx="3945065" cy="3250216"/>
                    </a:xfrm>
                    <a:prstGeom prst="rect">
                      <a:avLst/>
                    </a:prstGeom>
                    <a:ln w="12700">
                      <a:solidFill>
                        <a:schemeClr val="tx1"/>
                      </a:solidFill>
                    </a:ln>
                  </pic:spPr>
                </pic:pic>
              </a:graphicData>
            </a:graphic>
          </wp:inline>
        </w:drawing>
      </w:r>
    </w:p>
    <w:p w14:paraId="0F8F5BD5" w14:textId="77777777" w:rsidR="005E0801" w:rsidRPr="009D74DB" w:rsidRDefault="005E0801" w:rsidP="00262518">
      <w:pPr>
        <w:pStyle w:val="ListParagraph"/>
        <w:numPr>
          <w:ilvl w:val="0"/>
          <w:numId w:val="35"/>
        </w:numPr>
        <w:spacing w:after="0" w:line="360" w:lineRule="auto"/>
        <w:ind w:left="1701" w:hanging="283"/>
      </w:pPr>
      <w:r w:rsidRPr="009D74DB">
        <w:t xml:space="preserve">Pastikan setiap entitas memiliki </w:t>
      </w:r>
      <w:r w:rsidRPr="009D74DB">
        <w:rPr>
          <w:i/>
          <w:iCs/>
        </w:rPr>
        <w:t>primary key</w:t>
      </w:r>
      <w:r w:rsidRPr="009D74DB">
        <w:t xml:space="preserve"> dan tabel Peminjaman memiliki </w:t>
      </w:r>
      <w:r w:rsidRPr="009D74DB">
        <w:rPr>
          <w:i/>
          <w:iCs/>
        </w:rPr>
        <w:t>foreign key</w:t>
      </w:r>
      <w:r w:rsidRPr="009D74DB">
        <w:t>.</w:t>
      </w:r>
    </w:p>
    <w:p w14:paraId="09C2A9F6" w14:textId="77777777" w:rsidR="005E0801" w:rsidRPr="009D74DB" w:rsidRDefault="005E0801" w:rsidP="00262518">
      <w:pPr>
        <w:pStyle w:val="ListParagraph"/>
        <w:numPr>
          <w:ilvl w:val="0"/>
          <w:numId w:val="35"/>
        </w:numPr>
        <w:spacing w:after="0" w:line="360" w:lineRule="auto"/>
        <w:ind w:left="1701" w:hanging="283"/>
      </w:pPr>
      <w:r w:rsidRPr="009D74DB">
        <w:t>Simpan diagram dengan nama ERD Perpustakaan</w:t>
      </w:r>
    </w:p>
    <w:p w14:paraId="0C8ABD50" w14:textId="4EA912CA" w:rsidR="009F12B4" w:rsidRPr="009D74DB" w:rsidRDefault="00326B80" w:rsidP="00262518">
      <w:pPr>
        <w:spacing w:after="0" w:line="360" w:lineRule="auto"/>
      </w:pPr>
      <w:r w:rsidRPr="009D74DB">
        <w:rPr>
          <w:noProof/>
        </w:rPr>
        <w:drawing>
          <wp:inline distT="0" distB="0" distL="0" distR="0" wp14:anchorId="4742BB46" wp14:editId="4663B2B3">
            <wp:extent cx="4052439" cy="3443817"/>
            <wp:effectExtent l="19050" t="19050" r="24765" b="23495"/>
            <wp:docPr id="6472873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87374" name=""/>
                    <pic:cNvPicPr/>
                  </pic:nvPicPr>
                  <pic:blipFill>
                    <a:blip r:embed="rId48"/>
                    <a:stretch>
                      <a:fillRect/>
                    </a:stretch>
                  </pic:blipFill>
                  <pic:spPr>
                    <a:xfrm>
                      <a:off x="0" y="0"/>
                      <a:ext cx="4100903" cy="3485002"/>
                    </a:xfrm>
                    <a:prstGeom prst="rect">
                      <a:avLst/>
                    </a:prstGeom>
                    <a:ln w="12700">
                      <a:solidFill>
                        <a:schemeClr val="tx1"/>
                      </a:solidFill>
                    </a:ln>
                  </pic:spPr>
                </pic:pic>
              </a:graphicData>
            </a:graphic>
          </wp:inline>
        </w:drawing>
      </w:r>
    </w:p>
    <w:p w14:paraId="74DBEFD9" w14:textId="77777777" w:rsidR="00326B80" w:rsidRPr="009D74DB" w:rsidRDefault="00326B80" w:rsidP="00262518">
      <w:pPr>
        <w:pStyle w:val="ListParagraph"/>
        <w:numPr>
          <w:ilvl w:val="0"/>
          <w:numId w:val="31"/>
        </w:numPr>
        <w:spacing w:after="0" w:line="360" w:lineRule="auto"/>
        <w:ind w:left="1418" w:hanging="284"/>
      </w:pPr>
      <w:r w:rsidRPr="009D74DB">
        <w:lastRenderedPageBreak/>
        <w:t xml:space="preserve">Mengimplementasikan </w:t>
      </w:r>
      <w:r w:rsidRPr="009D74DB">
        <w:rPr>
          <w:i/>
          <w:iCs/>
        </w:rPr>
        <w:t>Database</w:t>
      </w:r>
      <w:r w:rsidRPr="009D74DB">
        <w:t xml:space="preserve"> (SQL DDL)</w:t>
      </w:r>
    </w:p>
    <w:p w14:paraId="348D4D66" w14:textId="77777777" w:rsidR="00326B80" w:rsidRPr="009D74DB" w:rsidRDefault="00326B80" w:rsidP="00262518">
      <w:pPr>
        <w:pStyle w:val="ListParagraph"/>
        <w:numPr>
          <w:ilvl w:val="0"/>
          <w:numId w:val="36"/>
        </w:numPr>
        <w:spacing w:after="0" w:line="360" w:lineRule="auto"/>
        <w:ind w:left="1701" w:hanging="283"/>
      </w:pPr>
      <w:r w:rsidRPr="009D74DB">
        <w:t>Buka Aplikasi Laragon</w:t>
      </w:r>
    </w:p>
    <w:p w14:paraId="2BDF0C4F"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3A92B226" wp14:editId="2D78AD97">
            <wp:extent cx="3935470" cy="2891790"/>
            <wp:effectExtent l="19050" t="19050" r="27305" b="22860"/>
            <wp:docPr id="3955083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08303" name=""/>
                    <pic:cNvPicPr/>
                  </pic:nvPicPr>
                  <pic:blipFill>
                    <a:blip r:embed="rId49"/>
                    <a:stretch>
                      <a:fillRect/>
                    </a:stretch>
                  </pic:blipFill>
                  <pic:spPr>
                    <a:xfrm>
                      <a:off x="0" y="0"/>
                      <a:ext cx="3977322" cy="2922543"/>
                    </a:xfrm>
                    <a:prstGeom prst="rect">
                      <a:avLst/>
                    </a:prstGeom>
                    <a:ln w="12700">
                      <a:solidFill>
                        <a:schemeClr val="tx1"/>
                      </a:solidFill>
                    </a:ln>
                  </pic:spPr>
                </pic:pic>
              </a:graphicData>
            </a:graphic>
          </wp:inline>
        </w:drawing>
      </w:r>
    </w:p>
    <w:p w14:paraId="26E80CC4" w14:textId="5E939D2C" w:rsidR="00326B80" w:rsidRPr="009D74DB" w:rsidRDefault="00326B80" w:rsidP="00262518">
      <w:pPr>
        <w:pStyle w:val="ListParagraph"/>
        <w:numPr>
          <w:ilvl w:val="0"/>
          <w:numId w:val="36"/>
        </w:numPr>
        <w:spacing w:after="0" w:line="360" w:lineRule="auto"/>
        <w:ind w:left="1701" w:hanging="283"/>
      </w:pPr>
      <w:r w:rsidRPr="009D74DB">
        <w:t>Klik ”Menu” lalu pilih ”</w:t>
      </w:r>
      <w:r w:rsidR="00671F46" w:rsidRPr="009D74DB">
        <w:rPr>
          <w:i/>
        </w:rPr>
        <w:t xml:space="preserve">Mysql </w:t>
      </w:r>
      <w:r w:rsidRPr="009D74DB">
        <w:t xml:space="preserve">” dan Klik ”Mulai </w:t>
      </w:r>
      <w:r w:rsidR="00671F46" w:rsidRPr="009D74DB">
        <w:rPr>
          <w:i/>
        </w:rPr>
        <w:t xml:space="preserve">Mysql </w:t>
      </w:r>
      <w:r w:rsidRPr="009D74DB">
        <w:t>”</w:t>
      </w:r>
    </w:p>
    <w:p w14:paraId="2F3E7B6B"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4824C33F" wp14:editId="4563198F">
            <wp:extent cx="3935730" cy="2026285"/>
            <wp:effectExtent l="19050" t="19050" r="26670" b="12065"/>
            <wp:docPr id="2765080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8034" name=""/>
                    <pic:cNvPicPr/>
                  </pic:nvPicPr>
                  <pic:blipFill>
                    <a:blip r:embed="rId50"/>
                    <a:stretch>
                      <a:fillRect/>
                    </a:stretch>
                  </pic:blipFill>
                  <pic:spPr>
                    <a:xfrm>
                      <a:off x="0" y="0"/>
                      <a:ext cx="3960069" cy="2038816"/>
                    </a:xfrm>
                    <a:prstGeom prst="rect">
                      <a:avLst/>
                    </a:prstGeom>
                    <a:ln w="12700">
                      <a:solidFill>
                        <a:schemeClr val="tx1"/>
                      </a:solidFill>
                    </a:ln>
                  </pic:spPr>
                </pic:pic>
              </a:graphicData>
            </a:graphic>
          </wp:inline>
        </w:drawing>
      </w:r>
    </w:p>
    <w:p w14:paraId="0B1184E7" w14:textId="77777777" w:rsidR="00326B80" w:rsidRPr="009D74DB" w:rsidRDefault="00326B80" w:rsidP="00262518">
      <w:pPr>
        <w:pStyle w:val="ListParagraph"/>
        <w:numPr>
          <w:ilvl w:val="0"/>
          <w:numId w:val="36"/>
        </w:numPr>
        <w:spacing w:after="0" w:line="360" w:lineRule="auto"/>
        <w:ind w:left="1701" w:hanging="283"/>
      </w:pPr>
      <w:r w:rsidRPr="009D74DB">
        <w:t>Setelah itu Klik Menu ”</w:t>
      </w:r>
      <w:r w:rsidRPr="009D74DB">
        <w:rPr>
          <w:i/>
          <w:iCs/>
          <w:u w:val="single"/>
        </w:rPr>
        <w:t>Terminal</w:t>
      </w:r>
      <w:r w:rsidRPr="009D74DB">
        <w:t>”</w:t>
      </w:r>
    </w:p>
    <w:p w14:paraId="3A243AE8"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05D85C58" wp14:editId="432FBD03">
            <wp:extent cx="3935095" cy="1885950"/>
            <wp:effectExtent l="19050" t="19050" r="27305" b="19050"/>
            <wp:docPr id="56750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076" name=""/>
                    <pic:cNvPicPr/>
                  </pic:nvPicPr>
                  <pic:blipFill>
                    <a:blip r:embed="rId51"/>
                    <a:stretch>
                      <a:fillRect/>
                    </a:stretch>
                  </pic:blipFill>
                  <pic:spPr>
                    <a:xfrm>
                      <a:off x="0" y="0"/>
                      <a:ext cx="3996675" cy="1915463"/>
                    </a:xfrm>
                    <a:prstGeom prst="rect">
                      <a:avLst/>
                    </a:prstGeom>
                    <a:ln w="12700">
                      <a:solidFill>
                        <a:schemeClr val="tx1"/>
                      </a:solidFill>
                    </a:ln>
                  </pic:spPr>
                </pic:pic>
              </a:graphicData>
            </a:graphic>
          </wp:inline>
        </w:drawing>
      </w:r>
    </w:p>
    <w:p w14:paraId="1AF49779" w14:textId="77777777" w:rsidR="00326B80" w:rsidRPr="009D74DB" w:rsidRDefault="00326B80" w:rsidP="00262518">
      <w:pPr>
        <w:pStyle w:val="ListParagraph"/>
        <w:numPr>
          <w:ilvl w:val="0"/>
          <w:numId w:val="36"/>
        </w:numPr>
        <w:spacing w:after="0" w:line="360" w:lineRule="auto"/>
        <w:ind w:left="1701" w:hanging="283"/>
      </w:pPr>
      <w:r w:rsidRPr="009D74DB">
        <w:lastRenderedPageBreak/>
        <w:t>Lalu ketik perintah berikut</w:t>
      </w:r>
    </w:p>
    <w:p w14:paraId="3463B17C"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40460E22" wp14:editId="5A98FA54">
            <wp:extent cx="3919903" cy="1740535"/>
            <wp:effectExtent l="19050" t="19050" r="23495" b="12065"/>
            <wp:docPr id="10701357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35731" name=""/>
                    <pic:cNvPicPr/>
                  </pic:nvPicPr>
                  <pic:blipFill>
                    <a:blip r:embed="rId52"/>
                    <a:stretch>
                      <a:fillRect/>
                    </a:stretch>
                  </pic:blipFill>
                  <pic:spPr>
                    <a:xfrm>
                      <a:off x="0" y="0"/>
                      <a:ext cx="3938024" cy="1748581"/>
                    </a:xfrm>
                    <a:prstGeom prst="rect">
                      <a:avLst/>
                    </a:prstGeom>
                    <a:ln w="12700">
                      <a:solidFill>
                        <a:schemeClr val="tx1"/>
                      </a:solidFill>
                    </a:ln>
                  </pic:spPr>
                </pic:pic>
              </a:graphicData>
            </a:graphic>
          </wp:inline>
        </w:drawing>
      </w:r>
    </w:p>
    <w:p w14:paraId="6F9CA22F" w14:textId="77777777" w:rsidR="00326B80" w:rsidRPr="009D74DB" w:rsidRDefault="00326B80" w:rsidP="00262518">
      <w:pPr>
        <w:pStyle w:val="ListParagraph"/>
        <w:numPr>
          <w:ilvl w:val="0"/>
          <w:numId w:val="36"/>
        </w:numPr>
        <w:spacing w:after="0" w:line="360" w:lineRule="auto"/>
        <w:ind w:left="1701" w:hanging="283"/>
      </w:pPr>
      <w:r w:rsidRPr="009D74DB">
        <w:t xml:space="preserve">Buat dan pilih </w:t>
      </w:r>
      <w:r w:rsidRPr="009D74DB">
        <w:rPr>
          <w:i/>
          <w:iCs/>
        </w:rPr>
        <w:t>database</w:t>
      </w:r>
      <w:r w:rsidRPr="009D74DB">
        <w:t xml:space="preserve"> perpustakaan menggunakan perintah berikut:</w:t>
      </w:r>
    </w:p>
    <w:p w14:paraId="6706D17E" w14:textId="77777777" w:rsidR="00326B80" w:rsidRPr="009D74DB" w:rsidRDefault="00326B80" w:rsidP="00262518">
      <w:pPr>
        <w:pStyle w:val="ListParagraph"/>
        <w:spacing w:after="0" w:line="360" w:lineRule="auto"/>
        <w:ind w:left="1701" w:firstLine="0"/>
      </w:pPr>
      <w:r w:rsidRPr="009D74DB">
        <w:rPr>
          <w:i/>
          <w:iCs/>
        </w:rPr>
        <w:t>CREATE DATABASE</w:t>
      </w:r>
      <w:r w:rsidRPr="009D74DB">
        <w:t xml:space="preserve"> perpustakaan;</w:t>
      </w:r>
    </w:p>
    <w:p w14:paraId="0B9FC8AF"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39C84966" wp14:editId="53B4A293">
            <wp:extent cx="3919855" cy="514335"/>
            <wp:effectExtent l="19050" t="19050" r="23495" b="19685"/>
            <wp:docPr id="14251408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0880" name=""/>
                    <pic:cNvPicPr/>
                  </pic:nvPicPr>
                  <pic:blipFill>
                    <a:blip r:embed="rId53"/>
                    <a:stretch>
                      <a:fillRect/>
                    </a:stretch>
                  </pic:blipFill>
                  <pic:spPr>
                    <a:xfrm>
                      <a:off x="0" y="0"/>
                      <a:ext cx="4042758" cy="530461"/>
                    </a:xfrm>
                    <a:prstGeom prst="rect">
                      <a:avLst/>
                    </a:prstGeom>
                    <a:ln w="12700">
                      <a:solidFill>
                        <a:schemeClr val="tx1"/>
                      </a:solidFill>
                    </a:ln>
                  </pic:spPr>
                </pic:pic>
              </a:graphicData>
            </a:graphic>
          </wp:inline>
        </w:drawing>
      </w:r>
    </w:p>
    <w:p w14:paraId="0BE2A95C" w14:textId="77777777" w:rsidR="00326B80" w:rsidRPr="009D74DB" w:rsidRDefault="00326B80" w:rsidP="00262518">
      <w:pPr>
        <w:pStyle w:val="ListParagraph"/>
        <w:spacing w:after="0" w:line="360" w:lineRule="auto"/>
        <w:ind w:left="1701" w:firstLine="0"/>
      </w:pPr>
      <w:r w:rsidRPr="009D74DB">
        <w:rPr>
          <w:i/>
          <w:iCs/>
        </w:rPr>
        <w:t xml:space="preserve">USE </w:t>
      </w:r>
      <w:r w:rsidRPr="009D74DB">
        <w:t>perpustakaan;</w:t>
      </w:r>
    </w:p>
    <w:p w14:paraId="1187E25A"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53CDB70B" wp14:editId="15F41271">
            <wp:extent cx="3920490" cy="622300"/>
            <wp:effectExtent l="19050" t="19050" r="22860" b="25400"/>
            <wp:docPr id="8629628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62835" name=""/>
                    <pic:cNvPicPr/>
                  </pic:nvPicPr>
                  <pic:blipFill>
                    <a:blip r:embed="rId54"/>
                    <a:stretch>
                      <a:fillRect/>
                    </a:stretch>
                  </pic:blipFill>
                  <pic:spPr>
                    <a:xfrm>
                      <a:off x="0" y="0"/>
                      <a:ext cx="3920855" cy="622358"/>
                    </a:xfrm>
                    <a:prstGeom prst="rect">
                      <a:avLst/>
                    </a:prstGeom>
                    <a:ln w="12700">
                      <a:solidFill>
                        <a:schemeClr val="tx1"/>
                      </a:solidFill>
                    </a:ln>
                  </pic:spPr>
                </pic:pic>
              </a:graphicData>
            </a:graphic>
          </wp:inline>
        </w:drawing>
      </w:r>
    </w:p>
    <w:p w14:paraId="25034574" w14:textId="77777777" w:rsidR="00326B80" w:rsidRPr="009D74DB" w:rsidRDefault="00326B80" w:rsidP="00262518">
      <w:pPr>
        <w:pStyle w:val="ListParagraph"/>
        <w:numPr>
          <w:ilvl w:val="0"/>
          <w:numId w:val="36"/>
        </w:numPr>
        <w:spacing w:after="0" w:line="360" w:lineRule="auto"/>
        <w:ind w:left="1701" w:hanging="283"/>
      </w:pPr>
      <w:r w:rsidRPr="009D74DB">
        <w:t>Buat tabel buku:</w:t>
      </w:r>
    </w:p>
    <w:p w14:paraId="098C33CF" w14:textId="77777777" w:rsidR="00326B80" w:rsidRPr="009D74DB" w:rsidRDefault="00326B80" w:rsidP="00262518">
      <w:pPr>
        <w:pStyle w:val="ListParagraph"/>
        <w:spacing w:after="0" w:line="360" w:lineRule="auto"/>
        <w:ind w:left="1701" w:firstLine="0"/>
      </w:pPr>
      <w:r w:rsidRPr="009D74DB">
        <w:rPr>
          <w:i/>
          <w:iCs/>
        </w:rPr>
        <w:t>CREATE TABLE</w:t>
      </w:r>
      <w:r w:rsidRPr="009D74DB">
        <w:t xml:space="preserve"> buku (</w:t>
      </w:r>
    </w:p>
    <w:p w14:paraId="62AC364F" w14:textId="77777777" w:rsidR="00326B80" w:rsidRPr="009D74DB" w:rsidRDefault="00326B80" w:rsidP="00262518">
      <w:pPr>
        <w:pStyle w:val="ListParagraph"/>
        <w:spacing w:after="0" w:line="360" w:lineRule="auto"/>
        <w:ind w:left="1701" w:firstLine="0"/>
      </w:pPr>
      <w:r w:rsidRPr="009D74DB">
        <w:t xml:space="preserve"> id_buku </w:t>
      </w:r>
      <w:r w:rsidRPr="009D74DB">
        <w:rPr>
          <w:i/>
          <w:iCs/>
        </w:rPr>
        <w:t>INT PRIMARY KEY AUTO_INCREMENT</w:t>
      </w:r>
      <w:r w:rsidRPr="009D74DB">
        <w:t>,</w:t>
      </w:r>
    </w:p>
    <w:p w14:paraId="03AC51B0" w14:textId="77777777" w:rsidR="00326B80" w:rsidRPr="009D74DB" w:rsidRDefault="00326B80" w:rsidP="00262518">
      <w:pPr>
        <w:pStyle w:val="ListParagraph"/>
        <w:spacing w:after="0" w:line="360" w:lineRule="auto"/>
        <w:ind w:left="1701" w:firstLine="0"/>
      </w:pPr>
      <w:r w:rsidRPr="009D74DB">
        <w:t xml:space="preserve"> judul </w:t>
      </w:r>
      <w:r w:rsidRPr="009D74DB">
        <w:rPr>
          <w:i/>
          <w:iCs/>
        </w:rPr>
        <w:t>VARCHAR</w:t>
      </w:r>
      <w:r w:rsidRPr="009D74DB">
        <w:t xml:space="preserve">(100) </w:t>
      </w:r>
      <w:r w:rsidRPr="009D74DB">
        <w:rPr>
          <w:i/>
          <w:iCs/>
        </w:rPr>
        <w:t>NOT NULL</w:t>
      </w:r>
      <w:r w:rsidRPr="009D74DB">
        <w:t>,</w:t>
      </w:r>
    </w:p>
    <w:p w14:paraId="04C69060" w14:textId="77777777" w:rsidR="00326B80" w:rsidRPr="009D74DB" w:rsidRDefault="00326B80" w:rsidP="00262518">
      <w:pPr>
        <w:pStyle w:val="ListParagraph"/>
        <w:spacing w:after="0" w:line="360" w:lineRule="auto"/>
        <w:ind w:left="1701" w:firstLine="0"/>
      </w:pPr>
      <w:r w:rsidRPr="009D74DB">
        <w:t xml:space="preserve"> penulis </w:t>
      </w:r>
      <w:r w:rsidRPr="009D74DB">
        <w:rPr>
          <w:i/>
          <w:iCs/>
        </w:rPr>
        <w:t>VARCHAR</w:t>
      </w:r>
      <w:r w:rsidRPr="009D74DB">
        <w:t xml:space="preserve">(100) </w:t>
      </w:r>
      <w:r w:rsidRPr="009D74DB">
        <w:rPr>
          <w:i/>
          <w:iCs/>
        </w:rPr>
        <w:t>NOT</w:t>
      </w:r>
      <w:r w:rsidRPr="009D74DB">
        <w:t xml:space="preserve"> </w:t>
      </w:r>
      <w:r w:rsidRPr="009D74DB">
        <w:rPr>
          <w:i/>
          <w:iCs/>
        </w:rPr>
        <w:t>NULL</w:t>
      </w:r>
      <w:r w:rsidRPr="009D74DB">
        <w:t>,</w:t>
      </w:r>
    </w:p>
    <w:p w14:paraId="509D78A2" w14:textId="77777777" w:rsidR="00326B80" w:rsidRPr="009D74DB" w:rsidRDefault="00326B80" w:rsidP="00262518">
      <w:pPr>
        <w:pStyle w:val="ListParagraph"/>
        <w:spacing w:after="0" w:line="360" w:lineRule="auto"/>
        <w:ind w:left="1701" w:firstLine="0"/>
      </w:pPr>
      <w:r w:rsidRPr="009D74DB">
        <w:t xml:space="preserve"> tahun_terbit </w:t>
      </w:r>
      <w:r w:rsidRPr="009D74DB">
        <w:rPr>
          <w:i/>
          <w:iCs/>
        </w:rPr>
        <w:t>YEAR</w:t>
      </w:r>
    </w:p>
    <w:p w14:paraId="4429BCD0" w14:textId="77777777" w:rsidR="00326B80" w:rsidRPr="009D74DB" w:rsidRDefault="00326B80" w:rsidP="00262518">
      <w:pPr>
        <w:pStyle w:val="ListParagraph"/>
        <w:spacing w:after="0" w:line="360" w:lineRule="auto"/>
        <w:ind w:left="1701" w:firstLine="0"/>
      </w:pPr>
      <w:r w:rsidRPr="009D74DB">
        <w:t>);</w:t>
      </w:r>
    </w:p>
    <w:p w14:paraId="103D48DD"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4F742CAD" wp14:editId="36E2C875">
            <wp:extent cx="3920490" cy="1714500"/>
            <wp:effectExtent l="19050" t="19050" r="22860" b="19050"/>
            <wp:docPr id="12048200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20095" name=""/>
                    <pic:cNvPicPr/>
                  </pic:nvPicPr>
                  <pic:blipFill>
                    <a:blip r:embed="rId55"/>
                    <a:stretch>
                      <a:fillRect/>
                    </a:stretch>
                  </pic:blipFill>
                  <pic:spPr>
                    <a:xfrm>
                      <a:off x="0" y="0"/>
                      <a:ext cx="3925007" cy="1716475"/>
                    </a:xfrm>
                    <a:prstGeom prst="rect">
                      <a:avLst/>
                    </a:prstGeom>
                    <a:ln w="12700">
                      <a:solidFill>
                        <a:schemeClr val="tx1"/>
                      </a:solidFill>
                    </a:ln>
                  </pic:spPr>
                </pic:pic>
              </a:graphicData>
            </a:graphic>
          </wp:inline>
        </w:drawing>
      </w:r>
    </w:p>
    <w:p w14:paraId="1A20FCD6" w14:textId="77777777" w:rsidR="00326B80" w:rsidRPr="009D74DB" w:rsidRDefault="00326B80" w:rsidP="00262518">
      <w:pPr>
        <w:pStyle w:val="ListParagraph"/>
        <w:numPr>
          <w:ilvl w:val="0"/>
          <w:numId w:val="36"/>
        </w:numPr>
        <w:spacing w:after="0" w:line="360" w:lineRule="auto"/>
        <w:ind w:left="1701" w:hanging="283"/>
      </w:pPr>
      <w:r w:rsidRPr="009D74DB">
        <w:lastRenderedPageBreak/>
        <w:t>Buat tabel anggota:</w:t>
      </w:r>
    </w:p>
    <w:p w14:paraId="7E905A35" w14:textId="77777777" w:rsidR="00326B80" w:rsidRPr="009D74DB" w:rsidRDefault="00326B80" w:rsidP="00262518">
      <w:pPr>
        <w:pStyle w:val="ListParagraph"/>
        <w:spacing w:after="0" w:line="360" w:lineRule="auto"/>
        <w:ind w:left="1701" w:firstLine="0"/>
      </w:pPr>
      <w:r w:rsidRPr="009D74DB">
        <w:rPr>
          <w:i/>
          <w:iCs/>
        </w:rPr>
        <w:t>CREATE</w:t>
      </w:r>
      <w:r w:rsidRPr="009D74DB">
        <w:t xml:space="preserve"> </w:t>
      </w:r>
      <w:r w:rsidRPr="009D74DB">
        <w:rPr>
          <w:i/>
          <w:iCs/>
        </w:rPr>
        <w:t>TABLE</w:t>
      </w:r>
      <w:r w:rsidRPr="009D74DB">
        <w:t xml:space="preserve"> anggota (</w:t>
      </w:r>
    </w:p>
    <w:p w14:paraId="02E19380" w14:textId="77777777" w:rsidR="00326B80" w:rsidRPr="009D74DB" w:rsidRDefault="00326B80" w:rsidP="00262518">
      <w:pPr>
        <w:pStyle w:val="ListParagraph"/>
        <w:spacing w:after="0" w:line="360" w:lineRule="auto"/>
        <w:ind w:left="1701" w:firstLine="0"/>
      </w:pPr>
      <w:r w:rsidRPr="009D74DB">
        <w:t xml:space="preserve"> id_anggota </w:t>
      </w:r>
      <w:r w:rsidRPr="009D74DB">
        <w:rPr>
          <w:i/>
          <w:iCs/>
        </w:rPr>
        <w:t>INT PRIMARY KEY AUTO_INCREMENT</w:t>
      </w:r>
      <w:r w:rsidRPr="009D74DB">
        <w:t>,</w:t>
      </w:r>
    </w:p>
    <w:p w14:paraId="22E44CE0" w14:textId="77777777" w:rsidR="00326B80" w:rsidRPr="009D74DB" w:rsidRDefault="00326B80" w:rsidP="00262518">
      <w:pPr>
        <w:pStyle w:val="ListParagraph"/>
        <w:spacing w:after="0" w:line="360" w:lineRule="auto"/>
        <w:ind w:left="1701" w:firstLine="0"/>
      </w:pPr>
      <w:r w:rsidRPr="009D74DB">
        <w:t xml:space="preserve"> nama </w:t>
      </w:r>
      <w:r w:rsidRPr="009D74DB">
        <w:rPr>
          <w:i/>
          <w:iCs/>
        </w:rPr>
        <w:t>VARCHAR</w:t>
      </w:r>
      <w:r w:rsidRPr="009D74DB">
        <w:t xml:space="preserve">(100) </w:t>
      </w:r>
      <w:r w:rsidRPr="009D74DB">
        <w:rPr>
          <w:i/>
          <w:iCs/>
        </w:rPr>
        <w:t>NOT NULL</w:t>
      </w:r>
      <w:r w:rsidRPr="009D74DB">
        <w:t>,</w:t>
      </w:r>
    </w:p>
    <w:p w14:paraId="2B65E9C5" w14:textId="77777777" w:rsidR="00326B80" w:rsidRPr="009D74DB" w:rsidRDefault="00326B80" w:rsidP="00262518">
      <w:pPr>
        <w:pStyle w:val="ListParagraph"/>
        <w:spacing w:after="0" w:line="360" w:lineRule="auto"/>
        <w:ind w:left="1701" w:firstLine="0"/>
      </w:pPr>
      <w:r w:rsidRPr="009D74DB">
        <w:t xml:space="preserve"> alamat </w:t>
      </w:r>
      <w:r w:rsidRPr="009D74DB">
        <w:rPr>
          <w:i/>
          <w:iCs/>
        </w:rPr>
        <w:t>TEXT</w:t>
      </w:r>
    </w:p>
    <w:p w14:paraId="7FC6047A" w14:textId="77777777" w:rsidR="00326B80" w:rsidRPr="009D74DB" w:rsidRDefault="00326B80" w:rsidP="00262518">
      <w:pPr>
        <w:pStyle w:val="ListParagraph"/>
        <w:spacing w:after="0" w:line="360" w:lineRule="auto"/>
        <w:ind w:left="1701" w:firstLine="0"/>
      </w:pPr>
      <w:r w:rsidRPr="009D74DB">
        <w:t>);</w:t>
      </w:r>
    </w:p>
    <w:p w14:paraId="6AA6BB52"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353101A7" wp14:editId="50821D65">
            <wp:extent cx="3916045" cy="1504950"/>
            <wp:effectExtent l="19050" t="19050" r="27305" b="19050"/>
            <wp:docPr id="10207053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05327" name=""/>
                    <pic:cNvPicPr/>
                  </pic:nvPicPr>
                  <pic:blipFill>
                    <a:blip r:embed="rId56"/>
                    <a:stretch>
                      <a:fillRect/>
                    </a:stretch>
                  </pic:blipFill>
                  <pic:spPr>
                    <a:xfrm>
                      <a:off x="0" y="0"/>
                      <a:ext cx="3931231" cy="1510786"/>
                    </a:xfrm>
                    <a:prstGeom prst="rect">
                      <a:avLst/>
                    </a:prstGeom>
                    <a:ln w="12700">
                      <a:solidFill>
                        <a:schemeClr val="tx1"/>
                      </a:solidFill>
                    </a:ln>
                  </pic:spPr>
                </pic:pic>
              </a:graphicData>
            </a:graphic>
          </wp:inline>
        </w:drawing>
      </w:r>
    </w:p>
    <w:p w14:paraId="196D3480" w14:textId="77777777" w:rsidR="00326B80" w:rsidRPr="009D74DB" w:rsidRDefault="00326B80" w:rsidP="00262518">
      <w:pPr>
        <w:pStyle w:val="ListParagraph"/>
        <w:numPr>
          <w:ilvl w:val="0"/>
          <w:numId w:val="36"/>
        </w:numPr>
        <w:spacing w:after="0" w:line="360" w:lineRule="auto"/>
        <w:ind w:left="1701" w:hanging="283"/>
      </w:pPr>
      <w:r w:rsidRPr="009D74DB">
        <w:t>Buat tabel peminjaman:</w:t>
      </w:r>
    </w:p>
    <w:p w14:paraId="0D83C1B5" w14:textId="77777777" w:rsidR="00326B80" w:rsidRPr="009D74DB" w:rsidRDefault="00326B80" w:rsidP="00262518">
      <w:pPr>
        <w:pStyle w:val="ListParagraph"/>
        <w:spacing w:after="0" w:line="360" w:lineRule="auto"/>
        <w:ind w:left="1701" w:firstLine="0"/>
      </w:pPr>
      <w:r w:rsidRPr="009D74DB">
        <w:rPr>
          <w:i/>
          <w:iCs/>
        </w:rPr>
        <w:t>CREATE TABLE</w:t>
      </w:r>
      <w:r w:rsidRPr="009D74DB">
        <w:t xml:space="preserve"> peminjaman (</w:t>
      </w:r>
    </w:p>
    <w:p w14:paraId="12AB00DE" w14:textId="77777777" w:rsidR="00326B80" w:rsidRPr="009D74DB" w:rsidRDefault="00326B80" w:rsidP="00262518">
      <w:pPr>
        <w:pStyle w:val="ListParagraph"/>
        <w:spacing w:after="0" w:line="360" w:lineRule="auto"/>
        <w:ind w:left="1701" w:firstLine="0"/>
      </w:pPr>
      <w:r w:rsidRPr="009D74DB">
        <w:t xml:space="preserve"> id_pinjam </w:t>
      </w:r>
      <w:r w:rsidRPr="009D74DB">
        <w:rPr>
          <w:i/>
          <w:iCs/>
        </w:rPr>
        <w:t>INT PRIMARY KEY AUTO_INCREMENT</w:t>
      </w:r>
      <w:r w:rsidRPr="009D74DB">
        <w:t>,</w:t>
      </w:r>
    </w:p>
    <w:p w14:paraId="454CFC65" w14:textId="77777777" w:rsidR="00326B80" w:rsidRPr="009D74DB" w:rsidRDefault="00326B80" w:rsidP="00262518">
      <w:pPr>
        <w:pStyle w:val="ListParagraph"/>
        <w:spacing w:after="0" w:line="360" w:lineRule="auto"/>
        <w:ind w:left="1701" w:firstLine="0"/>
      </w:pPr>
      <w:r w:rsidRPr="009D74DB">
        <w:t xml:space="preserve"> id_buku </w:t>
      </w:r>
      <w:r w:rsidRPr="009D74DB">
        <w:rPr>
          <w:i/>
          <w:iCs/>
        </w:rPr>
        <w:t>INT NOT NULL</w:t>
      </w:r>
      <w:r w:rsidRPr="009D74DB">
        <w:t>,</w:t>
      </w:r>
    </w:p>
    <w:p w14:paraId="357B8DED" w14:textId="77777777" w:rsidR="00326B80" w:rsidRPr="009D74DB" w:rsidRDefault="00326B80" w:rsidP="00262518">
      <w:pPr>
        <w:pStyle w:val="ListParagraph"/>
        <w:spacing w:after="0" w:line="360" w:lineRule="auto"/>
        <w:ind w:left="1701" w:firstLine="0"/>
      </w:pPr>
      <w:r w:rsidRPr="009D74DB">
        <w:t xml:space="preserve"> id_anggota </w:t>
      </w:r>
      <w:r w:rsidRPr="009D74DB">
        <w:rPr>
          <w:i/>
          <w:iCs/>
        </w:rPr>
        <w:t>INT NOT NULL</w:t>
      </w:r>
      <w:r w:rsidRPr="009D74DB">
        <w:t>,</w:t>
      </w:r>
    </w:p>
    <w:p w14:paraId="600091C4" w14:textId="77777777" w:rsidR="00326B80" w:rsidRPr="009D74DB" w:rsidRDefault="00326B80" w:rsidP="00262518">
      <w:pPr>
        <w:pStyle w:val="ListParagraph"/>
        <w:spacing w:after="0" w:line="360" w:lineRule="auto"/>
        <w:ind w:left="1701" w:firstLine="0"/>
      </w:pPr>
      <w:r w:rsidRPr="009D74DB">
        <w:t xml:space="preserve"> tanggal_pinjam </w:t>
      </w:r>
      <w:r w:rsidRPr="009D74DB">
        <w:rPr>
          <w:i/>
          <w:iCs/>
        </w:rPr>
        <w:t>DATE NOT NULL</w:t>
      </w:r>
      <w:r w:rsidRPr="009D74DB">
        <w:t>,</w:t>
      </w:r>
    </w:p>
    <w:p w14:paraId="10E4EFC9" w14:textId="77777777" w:rsidR="00326B80" w:rsidRPr="009D74DB" w:rsidRDefault="00326B80" w:rsidP="00262518">
      <w:pPr>
        <w:pStyle w:val="ListParagraph"/>
        <w:spacing w:after="0" w:line="360" w:lineRule="auto"/>
        <w:ind w:left="1701" w:firstLine="0"/>
      </w:pPr>
      <w:r w:rsidRPr="009D74DB">
        <w:t xml:space="preserve"> tanggal_kembali </w:t>
      </w:r>
      <w:r w:rsidRPr="009D74DB">
        <w:rPr>
          <w:i/>
          <w:iCs/>
        </w:rPr>
        <w:t>DATE</w:t>
      </w:r>
      <w:r w:rsidRPr="009D74DB">
        <w:t>,</w:t>
      </w:r>
    </w:p>
    <w:p w14:paraId="39CFB4DB" w14:textId="77777777" w:rsidR="00326B80" w:rsidRPr="009D74DB" w:rsidRDefault="00326B80" w:rsidP="00262518">
      <w:pPr>
        <w:pStyle w:val="ListParagraph"/>
        <w:spacing w:after="0" w:line="360" w:lineRule="auto"/>
        <w:ind w:left="1701" w:firstLine="0"/>
      </w:pPr>
      <w:r w:rsidRPr="009D74DB">
        <w:t xml:space="preserve"> </w:t>
      </w:r>
      <w:r w:rsidRPr="009D74DB">
        <w:rPr>
          <w:i/>
          <w:iCs/>
        </w:rPr>
        <w:t>FOREIGN</w:t>
      </w:r>
      <w:r w:rsidRPr="009D74DB">
        <w:t xml:space="preserve"> </w:t>
      </w:r>
      <w:r w:rsidRPr="009D74DB">
        <w:rPr>
          <w:i/>
          <w:iCs/>
        </w:rPr>
        <w:t>KEY</w:t>
      </w:r>
      <w:r w:rsidRPr="009D74DB">
        <w:t xml:space="preserve"> (id_buku) </w:t>
      </w:r>
      <w:r w:rsidRPr="009D74DB">
        <w:rPr>
          <w:i/>
          <w:iCs/>
        </w:rPr>
        <w:t>REFERENCES</w:t>
      </w:r>
      <w:r w:rsidRPr="009D74DB">
        <w:t xml:space="preserve"> buku(id_buku),</w:t>
      </w:r>
    </w:p>
    <w:p w14:paraId="705A104B" w14:textId="77777777" w:rsidR="00326B80" w:rsidRPr="009D74DB" w:rsidRDefault="00326B80" w:rsidP="00262518">
      <w:pPr>
        <w:pStyle w:val="ListParagraph"/>
        <w:spacing w:after="0" w:line="360" w:lineRule="auto"/>
        <w:ind w:left="1701" w:firstLine="0"/>
      </w:pPr>
      <w:r w:rsidRPr="009D74DB">
        <w:t xml:space="preserve"> </w:t>
      </w:r>
      <w:r w:rsidRPr="009D74DB">
        <w:rPr>
          <w:i/>
          <w:iCs/>
        </w:rPr>
        <w:t>FOREIGN KEY</w:t>
      </w:r>
      <w:r w:rsidRPr="009D74DB">
        <w:t xml:space="preserve"> (id_anggota) </w:t>
      </w:r>
      <w:r w:rsidRPr="009D74DB">
        <w:rPr>
          <w:i/>
          <w:iCs/>
        </w:rPr>
        <w:t>REFERENCES</w:t>
      </w:r>
      <w:r w:rsidRPr="009D74DB">
        <w:t xml:space="preserve">     anggota(id_anggota)</w:t>
      </w:r>
    </w:p>
    <w:p w14:paraId="4A300C2D" w14:textId="77777777" w:rsidR="00326B80" w:rsidRPr="009D74DB" w:rsidRDefault="00326B80" w:rsidP="00262518">
      <w:pPr>
        <w:pStyle w:val="ListParagraph"/>
        <w:spacing w:after="0" w:line="360" w:lineRule="auto"/>
        <w:ind w:left="1701" w:firstLine="0"/>
      </w:pPr>
      <w:r w:rsidRPr="009D74DB">
        <w:t>);</w:t>
      </w:r>
    </w:p>
    <w:p w14:paraId="304FE8CD"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45B8A8A7" wp14:editId="582AD7CC">
            <wp:extent cx="3916012" cy="1993900"/>
            <wp:effectExtent l="19050" t="19050" r="27940" b="25400"/>
            <wp:docPr id="15266145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14567" name=""/>
                    <pic:cNvPicPr/>
                  </pic:nvPicPr>
                  <pic:blipFill>
                    <a:blip r:embed="rId57"/>
                    <a:stretch>
                      <a:fillRect/>
                    </a:stretch>
                  </pic:blipFill>
                  <pic:spPr>
                    <a:xfrm>
                      <a:off x="0" y="0"/>
                      <a:ext cx="3916012" cy="1993900"/>
                    </a:xfrm>
                    <a:prstGeom prst="rect">
                      <a:avLst/>
                    </a:prstGeom>
                    <a:ln w="12700">
                      <a:solidFill>
                        <a:schemeClr val="tx1"/>
                      </a:solidFill>
                    </a:ln>
                  </pic:spPr>
                </pic:pic>
              </a:graphicData>
            </a:graphic>
          </wp:inline>
        </w:drawing>
      </w:r>
    </w:p>
    <w:p w14:paraId="04A2BAC5" w14:textId="77777777" w:rsidR="00326B80" w:rsidRPr="009D74DB" w:rsidRDefault="00326B80" w:rsidP="00262518">
      <w:pPr>
        <w:pStyle w:val="ListParagraph"/>
        <w:numPr>
          <w:ilvl w:val="0"/>
          <w:numId w:val="36"/>
        </w:numPr>
        <w:spacing w:after="0" w:line="360" w:lineRule="auto"/>
        <w:ind w:left="1701" w:hanging="283"/>
      </w:pPr>
      <w:r w:rsidRPr="009D74DB">
        <w:lastRenderedPageBreak/>
        <w:t>Melihat seluruh tabel yang telah dibuat:</w:t>
      </w:r>
    </w:p>
    <w:p w14:paraId="71E3D72E"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7EA591BC" wp14:editId="08FA7B57">
            <wp:extent cx="3935397" cy="1306830"/>
            <wp:effectExtent l="19050" t="19050" r="27305" b="26670"/>
            <wp:docPr id="13983228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22852" name=""/>
                    <pic:cNvPicPr/>
                  </pic:nvPicPr>
                  <pic:blipFill>
                    <a:blip r:embed="rId58"/>
                    <a:stretch>
                      <a:fillRect/>
                    </a:stretch>
                  </pic:blipFill>
                  <pic:spPr>
                    <a:xfrm>
                      <a:off x="0" y="0"/>
                      <a:ext cx="4007422" cy="1330747"/>
                    </a:xfrm>
                    <a:prstGeom prst="rect">
                      <a:avLst/>
                    </a:prstGeom>
                    <a:ln w="12700">
                      <a:solidFill>
                        <a:schemeClr val="tx1"/>
                      </a:solidFill>
                    </a:ln>
                  </pic:spPr>
                </pic:pic>
              </a:graphicData>
            </a:graphic>
          </wp:inline>
        </w:drawing>
      </w:r>
    </w:p>
    <w:p w14:paraId="4CC2E1B7" w14:textId="77777777" w:rsidR="00326B80" w:rsidRPr="009D74DB" w:rsidRDefault="00326B80" w:rsidP="00262518">
      <w:pPr>
        <w:pStyle w:val="ListParagraph"/>
        <w:numPr>
          <w:ilvl w:val="2"/>
          <w:numId w:val="37"/>
        </w:numPr>
        <w:spacing w:after="0" w:line="360" w:lineRule="auto"/>
        <w:ind w:left="1701" w:hanging="283"/>
      </w:pPr>
      <w:r w:rsidRPr="009D74DB">
        <w:t>Masukkan data anggota ke tabel anggota:</w:t>
      </w:r>
    </w:p>
    <w:p w14:paraId="6B5A19CC"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70557912" wp14:editId="1A12934A">
            <wp:extent cx="3914775" cy="901700"/>
            <wp:effectExtent l="19050" t="19050" r="28575" b="12700"/>
            <wp:docPr id="41440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09415" name=""/>
                    <pic:cNvPicPr/>
                  </pic:nvPicPr>
                  <pic:blipFill>
                    <a:blip r:embed="rId59"/>
                    <a:stretch>
                      <a:fillRect/>
                    </a:stretch>
                  </pic:blipFill>
                  <pic:spPr>
                    <a:xfrm>
                      <a:off x="0" y="0"/>
                      <a:ext cx="3943308" cy="908272"/>
                    </a:xfrm>
                    <a:prstGeom prst="rect">
                      <a:avLst/>
                    </a:prstGeom>
                    <a:ln w="12700">
                      <a:solidFill>
                        <a:schemeClr val="tx1"/>
                      </a:solidFill>
                    </a:ln>
                  </pic:spPr>
                </pic:pic>
              </a:graphicData>
            </a:graphic>
          </wp:inline>
        </w:drawing>
      </w:r>
    </w:p>
    <w:p w14:paraId="7A9C8BA9" w14:textId="77777777" w:rsidR="00326B80" w:rsidRPr="009D74DB" w:rsidRDefault="00326B80" w:rsidP="00262518">
      <w:pPr>
        <w:pStyle w:val="ListParagraph"/>
        <w:numPr>
          <w:ilvl w:val="2"/>
          <w:numId w:val="37"/>
        </w:numPr>
        <w:spacing w:after="0" w:line="360" w:lineRule="auto"/>
        <w:ind w:left="1701" w:hanging="283"/>
      </w:pPr>
      <w:r w:rsidRPr="009D74DB">
        <w:t>Masukkan data buku ke tabel buku:</w:t>
      </w:r>
    </w:p>
    <w:p w14:paraId="62A6C99B"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55A93926" wp14:editId="58025AA5">
            <wp:extent cx="3914775" cy="855345"/>
            <wp:effectExtent l="19050" t="19050" r="28575" b="20955"/>
            <wp:docPr id="179617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76280" name=""/>
                    <pic:cNvPicPr/>
                  </pic:nvPicPr>
                  <pic:blipFill>
                    <a:blip r:embed="rId60"/>
                    <a:stretch>
                      <a:fillRect/>
                    </a:stretch>
                  </pic:blipFill>
                  <pic:spPr>
                    <a:xfrm>
                      <a:off x="0" y="0"/>
                      <a:ext cx="3920089" cy="856506"/>
                    </a:xfrm>
                    <a:prstGeom prst="rect">
                      <a:avLst/>
                    </a:prstGeom>
                    <a:ln w="12700">
                      <a:solidFill>
                        <a:schemeClr val="tx1"/>
                      </a:solidFill>
                    </a:ln>
                  </pic:spPr>
                </pic:pic>
              </a:graphicData>
            </a:graphic>
          </wp:inline>
        </w:drawing>
      </w:r>
    </w:p>
    <w:p w14:paraId="339118D9" w14:textId="77777777" w:rsidR="00326B80" w:rsidRPr="009D74DB" w:rsidRDefault="00326B80" w:rsidP="00262518">
      <w:pPr>
        <w:pStyle w:val="ListParagraph"/>
        <w:numPr>
          <w:ilvl w:val="2"/>
          <w:numId w:val="37"/>
        </w:numPr>
        <w:spacing w:after="0" w:line="360" w:lineRule="auto"/>
        <w:ind w:left="1701" w:hanging="283"/>
      </w:pPr>
      <w:r w:rsidRPr="009D74DB">
        <w:t>Masukkan data peminjaman ke tabel peminjaman:</w:t>
      </w:r>
    </w:p>
    <w:p w14:paraId="607318FE"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6D5C3EBC" wp14:editId="06DFA77D">
            <wp:extent cx="3915240" cy="636270"/>
            <wp:effectExtent l="19050" t="19050" r="28575" b="11430"/>
            <wp:docPr id="178421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17854" name=""/>
                    <pic:cNvPicPr/>
                  </pic:nvPicPr>
                  <pic:blipFill>
                    <a:blip r:embed="rId61"/>
                    <a:stretch>
                      <a:fillRect/>
                    </a:stretch>
                  </pic:blipFill>
                  <pic:spPr>
                    <a:xfrm>
                      <a:off x="0" y="0"/>
                      <a:ext cx="3965365" cy="644416"/>
                    </a:xfrm>
                    <a:prstGeom prst="rect">
                      <a:avLst/>
                    </a:prstGeom>
                    <a:ln w="12700">
                      <a:solidFill>
                        <a:schemeClr val="tx1"/>
                      </a:solidFill>
                    </a:ln>
                  </pic:spPr>
                </pic:pic>
              </a:graphicData>
            </a:graphic>
          </wp:inline>
        </w:drawing>
      </w:r>
    </w:p>
    <w:p w14:paraId="44C64A1A" w14:textId="77777777" w:rsidR="00326B80" w:rsidRPr="009D74DB" w:rsidRDefault="00326B80" w:rsidP="00262518">
      <w:pPr>
        <w:pStyle w:val="ListParagraph"/>
        <w:numPr>
          <w:ilvl w:val="0"/>
          <w:numId w:val="31"/>
        </w:numPr>
        <w:spacing w:after="0" w:line="360" w:lineRule="auto"/>
        <w:ind w:left="1418" w:hanging="284"/>
      </w:pPr>
      <w:r w:rsidRPr="009D74DB">
        <w:t>Membuat Struktur Proyek MVC</w:t>
      </w:r>
    </w:p>
    <w:p w14:paraId="0615A1F6" w14:textId="77777777" w:rsidR="00326B80" w:rsidRPr="009D74DB" w:rsidRDefault="00326B80" w:rsidP="00262518">
      <w:pPr>
        <w:pStyle w:val="ListParagraph"/>
        <w:numPr>
          <w:ilvl w:val="0"/>
          <w:numId w:val="38"/>
        </w:numPr>
        <w:spacing w:after="0" w:line="360" w:lineRule="auto"/>
        <w:ind w:left="1701" w:hanging="283"/>
      </w:pPr>
      <w:r w:rsidRPr="009D74DB">
        <w:t xml:space="preserve">Buat foder baru di dalam folder </w:t>
      </w:r>
      <w:r w:rsidRPr="009D74DB">
        <w:rPr>
          <w:i/>
          <w:iCs/>
        </w:rPr>
        <w:t>www</w:t>
      </w:r>
      <w:r w:rsidRPr="009D74DB">
        <w:t xml:space="preserve"> dan beri nama foldernya</w:t>
      </w:r>
    </w:p>
    <w:p w14:paraId="06F31E08" w14:textId="6EAD50FC" w:rsidR="00326B80" w:rsidRPr="009D74DB" w:rsidRDefault="00405357" w:rsidP="00262518">
      <w:pPr>
        <w:pStyle w:val="ListParagraph"/>
        <w:spacing w:after="0" w:line="360" w:lineRule="auto"/>
        <w:ind w:left="1701" w:firstLine="0"/>
      </w:pPr>
      <w:r w:rsidRPr="009D74DB">
        <w:rPr>
          <w:noProof/>
        </w:rPr>
        <w:drawing>
          <wp:inline distT="0" distB="0" distL="0" distR="0" wp14:anchorId="1B685DCB" wp14:editId="6D02435C">
            <wp:extent cx="3928110" cy="2325566"/>
            <wp:effectExtent l="19050" t="19050" r="15240" b="17780"/>
            <wp:docPr id="133456346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63460" name=""/>
                    <pic:cNvPicPr/>
                  </pic:nvPicPr>
                  <pic:blipFill>
                    <a:blip r:embed="rId62"/>
                    <a:stretch>
                      <a:fillRect/>
                    </a:stretch>
                  </pic:blipFill>
                  <pic:spPr>
                    <a:xfrm>
                      <a:off x="0" y="0"/>
                      <a:ext cx="3941565" cy="2333532"/>
                    </a:xfrm>
                    <a:prstGeom prst="rect">
                      <a:avLst/>
                    </a:prstGeom>
                    <a:ln w="12700">
                      <a:solidFill>
                        <a:schemeClr val="tx1"/>
                      </a:solidFill>
                    </a:ln>
                  </pic:spPr>
                </pic:pic>
              </a:graphicData>
            </a:graphic>
          </wp:inline>
        </w:drawing>
      </w:r>
    </w:p>
    <w:p w14:paraId="37D3CD35" w14:textId="77777777" w:rsidR="00326B80" w:rsidRPr="009D74DB" w:rsidRDefault="00326B80" w:rsidP="00262518">
      <w:pPr>
        <w:pStyle w:val="ListParagraph"/>
        <w:numPr>
          <w:ilvl w:val="0"/>
          <w:numId w:val="38"/>
        </w:numPr>
        <w:spacing w:after="0" w:line="360" w:lineRule="auto"/>
        <w:ind w:left="1701" w:hanging="283"/>
      </w:pPr>
      <w:r w:rsidRPr="009D74DB">
        <w:lastRenderedPageBreak/>
        <w:t>Buat folder proyek perpustakaan dengan struktur direktori sebagai berikut:</w:t>
      </w:r>
    </w:p>
    <w:p w14:paraId="53743BDA"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09CA7B99" wp14:editId="7BBEE76A">
            <wp:extent cx="3930015" cy="998765"/>
            <wp:effectExtent l="19050" t="19050" r="13335" b="11430"/>
            <wp:docPr id="17652790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79055" name=""/>
                    <pic:cNvPicPr/>
                  </pic:nvPicPr>
                  <pic:blipFill>
                    <a:blip r:embed="rId63"/>
                    <a:stretch>
                      <a:fillRect/>
                    </a:stretch>
                  </pic:blipFill>
                  <pic:spPr>
                    <a:xfrm>
                      <a:off x="0" y="0"/>
                      <a:ext cx="3950133" cy="1003878"/>
                    </a:xfrm>
                    <a:prstGeom prst="rect">
                      <a:avLst/>
                    </a:prstGeom>
                    <a:ln w="12700">
                      <a:solidFill>
                        <a:schemeClr val="tx1"/>
                      </a:solidFill>
                    </a:ln>
                  </pic:spPr>
                </pic:pic>
              </a:graphicData>
            </a:graphic>
          </wp:inline>
        </w:drawing>
      </w:r>
    </w:p>
    <w:p w14:paraId="2D28EC9E" w14:textId="77777777" w:rsidR="00326B80" w:rsidRPr="009D74DB" w:rsidRDefault="00326B80" w:rsidP="00262518">
      <w:pPr>
        <w:pStyle w:val="ListParagraph"/>
        <w:numPr>
          <w:ilvl w:val="0"/>
          <w:numId w:val="38"/>
        </w:numPr>
        <w:spacing w:after="0" w:line="360" w:lineRule="auto"/>
        <w:ind w:left="1701" w:hanging="283"/>
      </w:pPr>
      <w:r w:rsidRPr="009D74DB">
        <w:t>Konfigurasi Koneksi Basis Data (`</w:t>
      </w:r>
      <w:r w:rsidRPr="009D74DB">
        <w:rPr>
          <w:i/>
          <w:iCs/>
        </w:rPr>
        <w:t>config/database.php</w:t>
      </w:r>
      <w:r w:rsidRPr="009D74DB">
        <w:t>`)</w:t>
      </w:r>
    </w:p>
    <w:p w14:paraId="160A3BBF"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34A16AC0" wp14:editId="50B48C95">
            <wp:extent cx="3929380" cy="1722664"/>
            <wp:effectExtent l="19050" t="19050" r="13970" b="11430"/>
            <wp:docPr id="10213382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38225" name=""/>
                    <pic:cNvPicPr/>
                  </pic:nvPicPr>
                  <pic:blipFill>
                    <a:blip r:embed="rId64"/>
                    <a:stretch>
                      <a:fillRect/>
                    </a:stretch>
                  </pic:blipFill>
                  <pic:spPr>
                    <a:xfrm>
                      <a:off x="0" y="0"/>
                      <a:ext cx="3953678" cy="1733316"/>
                    </a:xfrm>
                    <a:prstGeom prst="rect">
                      <a:avLst/>
                    </a:prstGeom>
                    <a:ln w="12700">
                      <a:solidFill>
                        <a:schemeClr val="tx1"/>
                      </a:solidFill>
                    </a:ln>
                  </pic:spPr>
                </pic:pic>
              </a:graphicData>
            </a:graphic>
          </wp:inline>
        </w:drawing>
      </w:r>
    </w:p>
    <w:p w14:paraId="21A2D9C4" w14:textId="77777777" w:rsidR="00326B80" w:rsidRPr="009D74DB" w:rsidRDefault="00326B80" w:rsidP="00262518">
      <w:pPr>
        <w:pStyle w:val="ListParagraph"/>
        <w:numPr>
          <w:ilvl w:val="0"/>
          <w:numId w:val="38"/>
        </w:numPr>
        <w:spacing w:after="0" w:line="360" w:lineRule="auto"/>
        <w:ind w:left="1701" w:hanging="283"/>
      </w:pPr>
      <w:r w:rsidRPr="009D74DB">
        <w:t xml:space="preserve">Implementasi </w:t>
      </w:r>
      <w:r w:rsidRPr="009D74DB">
        <w:rPr>
          <w:i/>
          <w:iCs/>
        </w:rPr>
        <w:t>Model</w:t>
      </w:r>
      <w:r w:rsidRPr="009D74DB">
        <w:t xml:space="preserve"> (models/Buku</w:t>
      </w:r>
      <w:r w:rsidRPr="009D74DB">
        <w:rPr>
          <w:i/>
          <w:iCs/>
        </w:rPr>
        <w:t>Model.php</w:t>
      </w:r>
      <w:r w:rsidRPr="009D74DB">
        <w:t>)</w:t>
      </w:r>
    </w:p>
    <w:p w14:paraId="7F8903B3"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376DB6F9" wp14:editId="48F1C581">
            <wp:extent cx="3928745" cy="1853293"/>
            <wp:effectExtent l="19050" t="19050" r="14605" b="13970"/>
            <wp:docPr id="644473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7341" name=""/>
                    <pic:cNvPicPr/>
                  </pic:nvPicPr>
                  <pic:blipFill>
                    <a:blip r:embed="rId65"/>
                    <a:stretch>
                      <a:fillRect/>
                    </a:stretch>
                  </pic:blipFill>
                  <pic:spPr>
                    <a:xfrm>
                      <a:off x="0" y="0"/>
                      <a:ext cx="3970964" cy="1873209"/>
                    </a:xfrm>
                    <a:prstGeom prst="rect">
                      <a:avLst/>
                    </a:prstGeom>
                    <a:ln w="12700">
                      <a:solidFill>
                        <a:schemeClr val="tx1"/>
                      </a:solidFill>
                    </a:ln>
                  </pic:spPr>
                </pic:pic>
              </a:graphicData>
            </a:graphic>
          </wp:inline>
        </w:drawing>
      </w:r>
    </w:p>
    <w:p w14:paraId="465FDF84" w14:textId="77777777" w:rsidR="00326B80" w:rsidRPr="009D74DB" w:rsidRDefault="00326B80" w:rsidP="00262518">
      <w:pPr>
        <w:pStyle w:val="ListParagraph"/>
        <w:numPr>
          <w:ilvl w:val="0"/>
          <w:numId w:val="38"/>
        </w:numPr>
        <w:spacing w:after="0" w:line="360" w:lineRule="auto"/>
        <w:ind w:left="1701" w:hanging="283"/>
      </w:pPr>
      <w:r w:rsidRPr="009D74DB">
        <w:t xml:space="preserve">Implementasi </w:t>
      </w:r>
      <w:r w:rsidRPr="009D74DB">
        <w:rPr>
          <w:i/>
          <w:iCs/>
        </w:rPr>
        <w:t xml:space="preserve">Model </w:t>
      </w:r>
      <w:r w:rsidRPr="009D74DB">
        <w:t>(</w:t>
      </w:r>
      <w:r w:rsidRPr="009D74DB">
        <w:rPr>
          <w:i/>
          <w:iCs/>
        </w:rPr>
        <w:t>models</w:t>
      </w:r>
      <w:r w:rsidRPr="009D74DB">
        <w:t>/Anggota</w:t>
      </w:r>
      <w:r w:rsidRPr="009D74DB">
        <w:rPr>
          <w:i/>
          <w:iCs/>
        </w:rPr>
        <w:t>Model</w:t>
      </w:r>
      <w:r w:rsidRPr="009D74DB">
        <w:t>.</w:t>
      </w:r>
      <w:r w:rsidRPr="009D74DB">
        <w:rPr>
          <w:i/>
          <w:iCs/>
        </w:rPr>
        <w:t>php</w:t>
      </w:r>
      <w:r w:rsidRPr="009D74DB">
        <w:t>)</w:t>
      </w:r>
    </w:p>
    <w:p w14:paraId="670E9D99"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3BA24DB5" wp14:editId="79F2666E">
            <wp:extent cx="3940790" cy="1880507"/>
            <wp:effectExtent l="19050" t="19050" r="22225" b="24765"/>
            <wp:docPr id="19832373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37383" name=""/>
                    <pic:cNvPicPr/>
                  </pic:nvPicPr>
                  <pic:blipFill>
                    <a:blip r:embed="rId66"/>
                    <a:stretch>
                      <a:fillRect/>
                    </a:stretch>
                  </pic:blipFill>
                  <pic:spPr>
                    <a:xfrm>
                      <a:off x="0" y="0"/>
                      <a:ext cx="3996847" cy="1907257"/>
                    </a:xfrm>
                    <a:prstGeom prst="rect">
                      <a:avLst/>
                    </a:prstGeom>
                    <a:ln w="12700">
                      <a:solidFill>
                        <a:schemeClr val="tx1"/>
                      </a:solidFill>
                    </a:ln>
                  </pic:spPr>
                </pic:pic>
              </a:graphicData>
            </a:graphic>
          </wp:inline>
        </w:drawing>
      </w:r>
    </w:p>
    <w:p w14:paraId="36C0DDD6" w14:textId="77777777" w:rsidR="00326B80" w:rsidRPr="009D74DB" w:rsidRDefault="00326B80" w:rsidP="00262518">
      <w:pPr>
        <w:pStyle w:val="ListParagraph"/>
        <w:numPr>
          <w:ilvl w:val="0"/>
          <w:numId w:val="38"/>
        </w:numPr>
        <w:spacing w:after="0" w:line="360" w:lineRule="auto"/>
        <w:ind w:left="1701" w:hanging="283"/>
      </w:pPr>
      <w:r w:rsidRPr="009D74DB">
        <w:lastRenderedPageBreak/>
        <w:t xml:space="preserve">Implementasi </w:t>
      </w:r>
      <w:r w:rsidRPr="009D74DB">
        <w:rPr>
          <w:i/>
          <w:iCs/>
        </w:rPr>
        <w:t xml:space="preserve">Model </w:t>
      </w:r>
      <w:r w:rsidRPr="009D74DB">
        <w:t>(</w:t>
      </w:r>
      <w:r w:rsidRPr="009D74DB">
        <w:rPr>
          <w:i/>
          <w:iCs/>
        </w:rPr>
        <w:t>models</w:t>
      </w:r>
      <w:r w:rsidRPr="009D74DB">
        <w:t>/Peminjaman</w:t>
      </w:r>
      <w:r w:rsidRPr="009D74DB">
        <w:rPr>
          <w:i/>
          <w:iCs/>
        </w:rPr>
        <w:t>Model</w:t>
      </w:r>
      <w:r w:rsidRPr="009D74DB">
        <w:t>.</w:t>
      </w:r>
      <w:r w:rsidRPr="009D74DB">
        <w:rPr>
          <w:i/>
          <w:iCs/>
        </w:rPr>
        <w:t>php</w:t>
      </w:r>
      <w:r w:rsidRPr="009D74DB">
        <w:t>)</w:t>
      </w:r>
    </w:p>
    <w:p w14:paraId="200B19C2"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7DC73B54" wp14:editId="5F3C10E1">
            <wp:extent cx="3936365" cy="2164282"/>
            <wp:effectExtent l="19050" t="19050" r="26035" b="26670"/>
            <wp:docPr id="11486929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92941" name=""/>
                    <pic:cNvPicPr/>
                  </pic:nvPicPr>
                  <pic:blipFill>
                    <a:blip r:embed="rId67"/>
                    <a:stretch>
                      <a:fillRect/>
                    </a:stretch>
                  </pic:blipFill>
                  <pic:spPr>
                    <a:xfrm>
                      <a:off x="0" y="0"/>
                      <a:ext cx="3947935" cy="2170644"/>
                    </a:xfrm>
                    <a:prstGeom prst="rect">
                      <a:avLst/>
                    </a:prstGeom>
                    <a:ln w="12700">
                      <a:solidFill>
                        <a:schemeClr val="tx1"/>
                      </a:solidFill>
                    </a:ln>
                  </pic:spPr>
                </pic:pic>
              </a:graphicData>
            </a:graphic>
          </wp:inline>
        </w:drawing>
      </w:r>
    </w:p>
    <w:p w14:paraId="64E7F819" w14:textId="77777777" w:rsidR="00326B80" w:rsidRPr="009D74DB" w:rsidRDefault="00326B80" w:rsidP="00262518">
      <w:pPr>
        <w:pStyle w:val="ListParagraph"/>
        <w:numPr>
          <w:ilvl w:val="0"/>
          <w:numId w:val="38"/>
        </w:numPr>
        <w:spacing w:after="0" w:line="360" w:lineRule="auto"/>
        <w:ind w:left="1701" w:hanging="283"/>
      </w:pPr>
      <w:r w:rsidRPr="009D74DB">
        <w:t xml:space="preserve">Implementasi </w:t>
      </w:r>
      <w:r w:rsidRPr="009D74DB">
        <w:rPr>
          <w:i/>
          <w:iCs/>
        </w:rPr>
        <w:t>Controller</w:t>
      </w:r>
      <w:r w:rsidRPr="009D74DB">
        <w:t xml:space="preserve"> (</w:t>
      </w:r>
      <w:r w:rsidRPr="009D74DB">
        <w:rPr>
          <w:i/>
          <w:iCs/>
        </w:rPr>
        <w:t>controllers</w:t>
      </w:r>
      <w:r w:rsidRPr="009D74DB">
        <w:t>/Buku</w:t>
      </w:r>
      <w:r w:rsidRPr="009D74DB">
        <w:rPr>
          <w:i/>
          <w:iCs/>
        </w:rPr>
        <w:t>Controller.php</w:t>
      </w:r>
      <w:r w:rsidRPr="009D74DB">
        <w:t>)</w:t>
      </w:r>
    </w:p>
    <w:p w14:paraId="3225C202"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1E608240" wp14:editId="7771840C">
            <wp:extent cx="3936365" cy="2474595"/>
            <wp:effectExtent l="19050" t="19050" r="26035" b="20955"/>
            <wp:docPr id="3383660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66039" name=""/>
                    <pic:cNvPicPr/>
                  </pic:nvPicPr>
                  <pic:blipFill>
                    <a:blip r:embed="rId68"/>
                    <a:stretch>
                      <a:fillRect/>
                    </a:stretch>
                  </pic:blipFill>
                  <pic:spPr>
                    <a:xfrm>
                      <a:off x="0" y="0"/>
                      <a:ext cx="3975027" cy="2498900"/>
                    </a:xfrm>
                    <a:prstGeom prst="rect">
                      <a:avLst/>
                    </a:prstGeom>
                    <a:ln w="12700">
                      <a:solidFill>
                        <a:schemeClr val="tx1"/>
                      </a:solidFill>
                    </a:ln>
                  </pic:spPr>
                </pic:pic>
              </a:graphicData>
            </a:graphic>
          </wp:inline>
        </w:drawing>
      </w:r>
    </w:p>
    <w:p w14:paraId="6D9081EB" w14:textId="77777777" w:rsidR="00326B80" w:rsidRPr="009D74DB" w:rsidRDefault="00326B80" w:rsidP="00262518">
      <w:pPr>
        <w:pStyle w:val="ListParagraph"/>
        <w:numPr>
          <w:ilvl w:val="0"/>
          <w:numId w:val="38"/>
        </w:numPr>
        <w:spacing w:after="0" w:line="360" w:lineRule="auto"/>
        <w:ind w:left="1701" w:hanging="283"/>
      </w:pPr>
      <w:r w:rsidRPr="009D74DB">
        <w:t xml:space="preserve">Implementasi </w:t>
      </w:r>
      <w:r w:rsidRPr="009D74DB">
        <w:rPr>
          <w:i/>
          <w:iCs/>
        </w:rPr>
        <w:t>Controller</w:t>
      </w:r>
      <w:r w:rsidRPr="009D74DB">
        <w:t xml:space="preserve"> (</w:t>
      </w:r>
      <w:r w:rsidRPr="009D74DB">
        <w:rPr>
          <w:i/>
          <w:iCs/>
        </w:rPr>
        <w:t>controllers</w:t>
      </w:r>
      <w:r w:rsidRPr="009D74DB">
        <w:t>/Anggota</w:t>
      </w:r>
      <w:r w:rsidRPr="009D74DB">
        <w:rPr>
          <w:i/>
          <w:iCs/>
        </w:rPr>
        <w:t>Controller.php</w:t>
      </w:r>
      <w:r w:rsidRPr="009D74DB">
        <w:t>)</w:t>
      </w:r>
    </w:p>
    <w:p w14:paraId="5BD5013E"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58E3C668" wp14:editId="32175AE3">
            <wp:extent cx="3928745" cy="2425211"/>
            <wp:effectExtent l="19050" t="19050" r="14605" b="13335"/>
            <wp:docPr id="13098677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67740" name="Gambar 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70547" cy="2451016"/>
                    </a:xfrm>
                    <a:prstGeom prst="rect">
                      <a:avLst/>
                    </a:prstGeom>
                    <a:ln w="12700">
                      <a:solidFill>
                        <a:schemeClr val="tx1"/>
                      </a:solidFill>
                    </a:ln>
                  </pic:spPr>
                </pic:pic>
              </a:graphicData>
            </a:graphic>
          </wp:inline>
        </w:drawing>
      </w:r>
    </w:p>
    <w:p w14:paraId="744B02DE" w14:textId="77777777" w:rsidR="00027C6D" w:rsidRPr="009D74DB" w:rsidRDefault="00326B80" w:rsidP="00262518">
      <w:pPr>
        <w:pStyle w:val="ListParagraph"/>
        <w:numPr>
          <w:ilvl w:val="0"/>
          <w:numId w:val="38"/>
        </w:numPr>
        <w:spacing w:after="0" w:line="360" w:lineRule="auto"/>
        <w:ind w:left="1701" w:hanging="283"/>
      </w:pPr>
      <w:r w:rsidRPr="009D74DB">
        <w:lastRenderedPageBreak/>
        <w:t>Implementasi</w:t>
      </w:r>
      <w:r w:rsidR="00027C6D" w:rsidRPr="009D74DB">
        <w:t xml:space="preserve"> </w:t>
      </w:r>
      <w:r w:rsidRPr="009D74DB">
        <w:t>Controller</w:t>
      </w:r>
      <w:r w:rsidRPr="009D74DB">
        <w:rPr>
          <w:i/>
          <w:iCs/>
        </w:rPr>
        <w:t xml:space="preserve"> </w:t>
      </w:r>
      <w:r w:rsidRPr="009D74DB">
        <w:t>(</w:t>
      </w:r>
      <w:r w:rsidRPr="009D74DB">
        <w:rPr>
          <w:i/>
          <w:iCs/>
        </w:rPr>
        <w:t>controllers</w:t>
      </w:r>
      <w:r w:rsidRPr="009D74DB">
        <w:t>/Peminjaman</w:t>
      </w:r>
      <w:r w:rsidRPr="009D74DB">
        <w:rPr>
          <w:i/>
          <w:iCs/>
        </w:rPr>
        <w:t>Controller.php</w:t>
      </w:r>
    </w:p>
    <w:p w14:paraId="560B635F" w14:textId="4D77497C" w:rsidR="00326B80" w:rsidRPr="009D74DB" w:rsidRDefault="00326B80" w:rsidP="00262518">
      <w:pPr>
        <w:pStyle w:val="ListParagraph"/>
        <w:spacing w:after="0" w:line="360" w:lineRule="auto"/>
        <w:ind w:left="1701" w:firstLine="0"/>
      </w:pPr>
      <w:r w:rsidRPr="009D74DB">
        <w:rPr>
          <w:noProof/>
        </w:rPr>
        <w:drawing>
          <wp:inline distT="0" distB="0" distL="0" distR="0" wp14:anchorId="5AB83147" wp14:editId="49019BCF">
            <wp:extent cx="3926840" cy="2238375"/>
            <wp:effectExtent l="19050" t="19050" r="16510" b="28575"/>
            <wp:docPr id="17440982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98273" name=""/>
                    <pic:cNvPicPr/>
                  </pic:nvPicPr>
                  <pic:blipFill>
                    <a:blip r:embed="rId70"/>
                    <a:stretch>
                      <a:fillRect/>
                    </a:stretch>
                  </pic:blipFill>
                  <pic:spPr>
                    <a:xfrm>
                      <a:off x="0" y="0"/>
                      <a:ext cx="3999847" cy="2279990"/>
                    </a:xfrm>
                    <a:prstGeom prst="rect">
                      <a:avLst/>
                    </a:prstGeom>
                    <a:ln w="12700">
                      <a:solidFill>
                        <a:schemeClr val="tx1"/>
                      </a:solidFill>
                    </a:ln>
                  </pic:spPr>
                </pic:pic>
              </a:graphicData>
            </a:graphic>
          </wp:inline>
        </w:drawing>
      </w:r>
    </w:p>
    <w:p w14:paraId="0DF0100D" w14:textId="298C0F1D" w:rsidR="00326B80" w:rsidRPr="009D74DB" w:rsidRDefault="00326B80" w:rsidP="00262518">
      <w:pPr>
        <w:pStyle w:val="ListParagraph"/>
        <w:numPr>
          <w:ilvl w:val="0"/>
          <w:numId w:val="38"/>
        </w:numPr>
        <w:spacing w:after="0" w:line="360" w:lineRule="auto"/>
        <w:ind w:left="1701" w:hanging="283"/>
      </w:pPr>
      <w:r w:rsidRPr="009D74DB">
        <w:t xml:space="preserve">Implementasi </w:t>
      </w:r>
      <w:r w:rsidR="000B473E" w:rsidRPr="009D74DB">
        <w:rPr>
          <w:i/>
          <w:iCs/>
        </w:rPr>
        <w:t>View</w:t>
      </w:r>
      <w:r w:rsidRPr="009D74DB">
        <w:t xml:space="preserve"> (</w:t>
      </w:r>
      <w:r w:rsidR="000B473E" w:rsidRPr="009D74DB">
        <w:rPr>
          <w:i/>
          <w:iCs/>
        </w:rPr>
        <w:t>View</w:t>
      </w:r>
      <w:r w:rsidRPr="009D74DB">
        <w:rPr>
          <w:i/>
          <w:iCs/>
        </w:rPr>
        <w:t>s/</w:t>
      </w:r>
      <w:r w:rsidRPr="009D74DB">
        <w:t>data</w:t>
      </w:r>
      <w:r w:rsidRPr="009D74DB">
        <w:rPr>
          <w:i/>
          <w:iCs/>
        </w:rPr>
        <w:t>_</w:t>
      </w:r>
      <w:r w:rsidR="000B473E" w:rsidRPr="009D74DB">
        <w:rPr>
          <w:i/>
          <w:iCs/>
        </w:rPr>
        <w:t>View</w:t>
      </w:r>
      <w:r w:rsidRPr="009D74DB">
        <w:rPr>
          <w:i/>
          <w:iCs/>
        </w:rPr>
        <w:t>.php</w:t>
      </w:r>
      <w:r w:rsidRPr="009D74DB">
        <w:t>)</w:t>
      </w:r>
    </w:p>
    <w:p w14:paraId="4DA482B6" w14:textId="77777777" w:rsidR="00326B80" w:rsidRPr="009D74DB" w:rsidRDefault="00326B80" w:rsidP="00262518">
      <w:pPr>
        <w:pStyle w:val="ListParagraph"/>
        <w:spacing w:after="0" w:line="360" w:lineRule="auto"/>
        <w:ind w:left="1701" w:firstLine="0"/>
      </w:pPr>
      <w:r w:rsidRPr="009D74DB">
        <w:rPr>
          <w:noProof/>
        </w:rPr>
        <w:drawing>
          <wp:inline distT="0" distB="0" distL="0" distR="0" wp14:anchorId="370C633F" wp14:editId="64E34309">
            <wp:extent cx="3928110" cy="3400425"/>
            <wp:effectExtent l="19050" t="19050" r="15240" b="28575"/>
            <wp:docPr id="1886669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6914" name=""/>
                    <pic:cNvPicPr/>
                  </pic:nvPicPr>
                  <pic:blipFill>
                    <a:blip r:embed="rId71"/>
                    <a:stretch>
                      <a:fillRect/>
                    </a:stretch>
                  </pic:blipFill>
                  <pic:spPr>
                    <a:xfrm>
                      <a:off x="0" y="0"/>
                      <a:ext cx="3984008" cy="3448814"/>
                    </a:xfrm>
                    <a:prstGeom prst="rect">
                      <a:avLst/>
                    </a:prstGeom>
                    <a:ln w="12700">
                      <a:solidFill>
                        <a:schemeClr val="tx1"/>
                      </a:solidFill>
                    </a:ln>
                  </pic:spPr>
                </pic:pic>
              </a:graphicData>
            </a:graphic>
          </wp:inline>
        </w:drawing>
      </w:r>
    </w:p>
    <w:p w14:paraId="3B375E9A" w14:textId="77777777" w:rsidR="00326B80" w:rsidRPr="009D74DB" w:rsidRDefault="00326B80" w:rsidP="00262518">
      <w:pPr>
        <w:pStyle w:val="ListParagraph"/>
        <w:numPr>
          <w:ilvl w:val="0"/>
          <w:numId w:val="38"/>
        </w:numPr>
        <w:spacing w:after="0" w:line="360" w:lineRule="auto"/>
        <w:ind w:left="1701" w:hanging="283"/>
      </w:pPr>
      <w:r w:rsidRPr="009D74DB">
        <w:t>Titik Masuk Utama (</w:t>
      </w:r>
      <w:r w:rsidRPr="009D74DB">
        <w:rPr>
          <w:i/>
          <w:iCs/>
        </w:rPr>
        <w:t>index.php</w:t>
      </w:r>
      <w:r w:rsidRPr="009D74DB">
        <w:t>)</w:t>
      </w:r>
    </w:p>
    <w:p w14:paraId="026B9912" w14:textId="563515A8" w:rsidR="00326B80" w:rsidRPr="009D74DB" w:rsidRDefault="00326B80" w:rsidP="00262518">
      <w:pPr>
        <w:spacing w:after="0" w:line="360" w:lineRule="auto"/>
        <w:ind w:left="1701"/>
      </w:pPr>
      <w:r w:rsidRPr="009D74DB">
        <w:rPr>
          <w:noProof/>
        </w:rPr>
        <w:drawing>
          <wp:inline distT="0" distB="0" distL="0" distR="0" wp14:anchorId="7A0EA542" wp14:editId="448597D2">
            <wp:extent cx="3928745" cy="1428750"/>
            <wp:effectExtent l="19050" t="19050" r="14605" b="19050"/>
            <wp:docPr id="9131039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03981" name=""/>
                    <pic:cNvPicPr/>
                  </pic:nvPicPr>
                  <pic:blipFill>
                    <a:blip r:embed="rId72"/>
                    <a:stretch>
                      <a:fillRect/>
                    </a:stretch>
                  </pic:blipFill>
                  <pic:spPr>
                    <a:xfrm>
                      <a:off x="0" y="0"/>
                      <a:ext cx="4029106" cy="1465248"/>
                    </a:xfrm>
                    <a:prstGeom prst="rect">
                      <a:avLst/>
                    </a:prstGeom>
                    <a:ln w="12700">
                      <a:solidFill>
                        <a:schemeClr val="tx1"/>
                      </a:solidFill>
                    </a:ln>
                  </pic:spPr>
                </pic:pic>
              </a:graphicData>
            </a:graphic>
          </wp:inline>
        </w:drawing>
      </w:r>
    </w:p>
    <w:p w14:paraId="65098810" w14:textId="6B79BFA7" w:rsidR="00334D4B" w:rsidRPr="009D74DB" w:rsidRDefault="00AA55CC" w:rsidP="00262518">
      <w:pPr>
        <w:pStyle w:val="Heading3"/>
        <w:numPr>
          <w:ilvl w:val="2"/>
          <w:numId w:val="11"/>
        </w:numPr>
        <w:spacing w:before="0" w:line="360" w:lineRule="auto"/>
        <w:ind w:left="1134" w:hanging="567"/>
        <w:jc w:val="both"/>
        <w:rPr>
          <w:rFonts w:cs="Times New Roman"/>
        </w:rPr>
      </w:pPr>
      <w:r w:rsidRPr="009D74DB">
        <w:rPr>
          <w:rFonts w:cs="Times New Roman"/>
          <w:i/>
        </w:rPr>
        <w:lastRenderedPageBreak/>
        <w:t xml:space="preserve">Setup Environment, Code Editor, </w:t>
      </w:r>
      <w:r w:rsidR="00334D4B" w:rsidRPr="009D74DB">
        <w:rPr>
          <w:rFonts w:cs="Times New Roman"/>
        </w:rPr>
        <w:t>Dan Versioan Control System (VCS)</w:t>
      </w:r>
    </w:p>
    <w:p w14:paraId="39B5B1D8" w14:textId="77777777" w:rsidR="00334D4B" w:rsidRPr="009D74DB" w:rsidRDefault="00334D4B" w:rsidP="00262518">
      <w:pPr>
        <w:numPr>
          <w:ilvl w:val="0"/>
          <w:numId w:val="44"/>
        </w:numPr>
        <w:spacing w:after="0" w:line="360" w:lineRule="auto"/>
        <w:ind w:left="1418" w:hanging="284"/>
      </w:pPr>
      <w:r w:rsidRPr="009D74DB">
        <w:t>Instalasi Python</w:t>
      </w:r>
    </w:p>
    <w:p w14:paraId="5562F7E4" w14:textId="77777777" w:rsidR="00120C19" w:rsidRPr="009D74DB" w:rsidRDefault="00334D4B" w:rsidP="00262518">
      <w:pPr>
        <w:numPr>
          <w:ilvl w:val="1"/>
          <w:numId w:val="45"/>
        </w:numPr>
        <w:spacing w:after="0" w:line="360" w:lineRule="auto"/>
        <w:ind w:left="1701" w:hanging="283"/>
        <w:rPr>
          <w:lang w:val="sv-SE"/>
        </w:rPr>
      </w:pPr>
      <w:r w:rsidRPr="009D74DB">
        <w:rPr>
          <w:lang w:val="sv-SE"/>
        </w:rPr>
        <w:t xml:space="preserve">Buka </w:t>
      </w:r>
      <w:r w:rsidRPr="009D74DB">
        <w:rPr>
          <w:i/>
          <w:iCs/>
          <w:lang w:val="sv-SE"/>
        </w:rPr>
        <w:t>web browser</w:t>
      </w:r>
      <w:r w:rsidRPr="009D74DB">
        <w:rPr>
          <w:lang w:val="sv-SE"/>
        </w:rPr>
        <w:t xml:space="preserve"> dan unduh </w:t>
      </w:r>
      <w:r w:rsidRPr="009D74DB">
        <w:rPr>
          <w:i/>
          <w:iCs/>
          <w:lang w:val="sv-SE"/>
        </w:rPr>
        <w:t>installer Python</w:t>
      </w:r>
      <w:r w:rsidRPr="009D74DB">
        <w:rPr>
          <w:lang w:val="sv-SE"/>
        </w:rPr>
        <w:t xml:space="preserve"> versi stabil terbaru dari situs resmi</w:t>
      </w:r>
    </w:p>
    <w:p w14:paraId="0A7471C1" w14:textId="16478671" w:rsidR="00334D4B" w:rsidRPr="009D74DB" w:rsidRDefault="00334D4B" w:rsidP="00262518">
      <w:pPr>
        <w:spacing w:after="0" w:line="360" w:lineRule="auto"/>
        <w:ind w:left="1701" w:firstLine="0"/>
        <w:rPr>
          <w:lang w:val="sv-SE"/>
        </w:rPr>
      </w:pPr>
      <w:r w:rsidRPr="009D74DB">
        <w:rPr>
          <w:lang w:val="sv-SE"/>
        </w:rPr>
        <w:t>(</w:t>
      </w:r>
      <w:hyperlink r:id="rId73" w:history="1">
        <w:r w:rsidRPr="009D74DB">
          <w:rPr>
            <w:rStyle w:val="Hyperlink"/>
            <w:lang w:val="sv-SE"/>
          </w:rPr>
          <w:t>https://www.python.org/downloads/</w:t>
        </w:r>
      </w:hyperlink>
      <w:r w:rsidR="007C61E5" w:rsidRPr="009D74DB">
        <w:rPr>
          <w:lang w:val="sv-SE"/>
        </w:rPr>
        <w:t xml:space="preserve"> </w:t>
      </w:r>
    </w:p>
    <w:p w14:paraId="303CBB20" w14:textId="4F22795C" w:rsidR="00334D4B" w:rsidRPr="009D74DB" w:rsidRDefault="00334D4B" w:rsidP="00262518">
      <w:pPr>
        <w:spacing w:after="0" w:line="360" w:lineRule="auto"/>
        <w:ind w:left="1701"/>
        <w:rPr>
          <w:lang w:val="sv-SE"/>
        </w:rPr>
      </w:pPr>
      <w:r w:rsidRPr="009D74DB">
        <w:rPr>
          <w:noProof/>
          <w:lang w:val="sv-SE"/>
        </w:rPr>
        <w:drawing>
          <wp:inline distT="0" distB="0" distL="0" distR="0" wp14:anchorId="491A816E" wp14:editId="6F3011E2">
            <wp:extent cx="3916680" cy="1676400"/>
            <wp:effectExtent l="19050" t="19050" r="26670" b="19050"/>
            <wp:docPr id="2001435433" name="Gambar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4" cstate="print">
                      <a:extLst>
                        <a:ext uri="{28A0092B-C50C-407E-A947-70E740481C1C}">
                          <a14:useLocalDpi xmlns:a14="http://schemas.microsoft.com/office/drawing/2010/main" val="0"/>
                        </a:ext>
                      </a:extLst>
                    </a:blip>
                    <a:srcRect t="4703" b="15099"/>
                    <a:stretch>
                      <a:fillRect/>
                    </a:stretch>
                  </pic:blipFill>
                  <pic:spPr bwMode="auto">
                    <a:xfrm>
                      <a:off x="0" y="0"/>
                      <a:ext cx="3916680" cy="1676400"/>
                    </a:xfrm>
                    <a:prstGeom prst="rect">
                      <a:avLst/>
                    </a:prstGeom>
                    <a:noFill/>
                    <a:ln w="12700" cmpd="sng">
                      <a:solidFill>
                        <a:srgbClr val="000000"/>
                      </a:solidFill>
                      <a:miter lim="800000"/>
                      <a:headEnd/>
                      <a:tailEnd/>
                    </a:ln>
                    <a:effectLst/>
                  </pic:spPr>
                </pic:pic>
              </a:graphicData>
            </a:graphic>
          </wp:inline>
        </w:drawing>
      </w:r>
    </w:p>
    <w:p w14:paraId="24E39571" w14:textId="77777777" w:rsidR="00334D4B" w:rsidRPr="009D74DB" w:rsidRDefault="00334D4B" w:rsidP="00262518">
      <w:pPr>
        <w:numPr>
          <w:ilvl w:val="1"/>
          <w:numId w:val="45"/>
        </w:numPr>
        <w:spacing w:after="0" w:line="360" w:lineRule="auto"/>
        <w:ind w:left="1701" w:hanging="283"/>
        <w:rPr>
          <w:lang w:val="sv-SE"/>
        </w:rPr>
      </w:pPr>
      <w:r w:rsidRPr="009D74DB">
        <w:rPr>
          <w:lang w:val="sv-SE"/>
        </w:rPr>
        <w:t xml:space="preserve">Jalankan file </w:t>
      </w:r>
      <w:r w:rsidRPr="009D74DB">
        <w:rPr>
          <w:i/>
          <w:iCs/>
          <w:lang w:val="sv-SE"/>
        </w:rPr>
        <w:t xml:space="preserve">installer </w:t>
      </w:r>
      <w:r w:rsidRPr="009D74DB">
        <w:rPr>
          <w:lang w:val="sv-SE"/>
        </w:rPr>
        <w:t>yang telah diunduh.</w:t>
      </w:r>
    </w:p>
    <w:p w14:paraId="49E8C939" w14:textId="01D45F90" w:rsidR="00334D4B" w:rsidRPr="009D74DB" w:rsidRDefault="00334D4B" w:rsidP="00262518">
      <w:pPr>
        <w:spacing w:after="0" w:line="360" w:lineRule="auto"/>
        <w:ind w:left="1701"/>
        <w:rPr>
          <w:lang w:val="sv-SE"/>
        </w:rPr>
      </w:pPr>
      <w:r w:rsidRPr="009D74DB">
        <w:rPr>
          <w:noProof/>
          <w:lang w:val="sv-SE"/>
        </w:rPr>
        <w:drawing>
          <wp:inline distT="0" distB="0" distL="0" distR="0" wp14:anchorId="18E44276" wp14:editId="4776CCD7">
            <wp:extent cx="3916680" cy="1377537"/>
            <wp:effectExtent l="19050" t="19050" r="26670" b="13335"/>
            <wp:docPr id="637021477" name="Gambar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923658" cy="1379991"/>
                    </a:xfrm>
                    <a:prstGeom prst="rect">
                      <a:avLst/>
                    </a:prstGeom>
                    <a:noFill/>
                    <a:ln w="12700" cmpd="sng">
                      <a:solidFill>
                        <a:srgbClr val="000000"/>
                      </a:solidFill>
                      <a:miter lim="800000"/>
                      <a:headEnd/>
                      <a:tailEnd/>
                    </a:ln>
                    <a:effectLst/>
                  </pic:spPr>
                </pic:pic>
              </a:graphicData>
            </a:graphic>
          </wp:inline>
        </w:drawing>
      </w:r>
    </w:p>
    <w:p w14:paraId="027C59E4" w14:textId="77777777" w:rsidR="00334D4B" w:rsidRPr="009D74DB" w:rsidRDefault="00334D4B" w:rsidP="00262518">
      <w:pPr>
        <w:numPr>
          <w:ilvl w:val="1"/>
          <w:numId w:val="45"/>
        </w:numPr>
        <w:spacing w:after="0" w:line="360" w:lineRule="auto"/>
        <w:ind w:left="1701" w:hanging="283"/>
        <w:rPr>
          <w:lang w:val="sv-SE"/>
        </w:rPr>
      </w:pPr>
      <w:r w:rsidRPr="009D74DB">
        <w:rPr>
          <w:lang w:val="sv-SE"/>
        </w:rPr>
        <w:t xml:space="preserve">Langkah Krusial: Pada jendela awal instalasi, pastikan Anda mencentang kotak bertuliskan </w:t>
      </w:r>
      <w:r w:rsidRPr="009D74DB">
        <w:rPr>
          <w:i/>
          <w:iCs/>
          <w:lang w:val="sv-SE"/>
        </w:rPr>
        <w:t xml:space="preserve">"Add Python to </w:t>
      </w:r>
      <w:r w:rsidRPr="009D74DB">
        <w:rPr>
          <w:lang w:val="sv-SE"/>
        </w:rPr>
        <w:t>PATH" atau "</w:t>
      </w:r>
      <w:r w:rsidRPr="009D74DB">
        <w:rPr>
          <w:i/>
          <w:iCs/>
          <w:lang w:val="sv-SE"/>
        </w:rPr>
        <w:t>Add python.exe to PATH</w:t>
      </w:r>
      <w:r w:rsidRPr="009D74DB">
        <w:rPr>
          <w:lang w:val="sv-SE"/>
        </w:rPr>
        <w:t>" yang berada di bagian bawah. (Ini wajib agar perintah Python dikenali di terminal).</w:t>
      </w:r>
    </w:p>
    <w:p w14:paraId="77912C8F" w14:textId="6C4CCBD9" w:rsidR="00334D4B" w:rsidRPr="009D74DB" w:rsidRDefault="00334D4B" w:rsidP="00262518">
      <w:pPr>
        <w:spacing w:after="0" w:line="360" w:lineRule="auto"/>
        <w:ind w:left="1701"/>
        <w:rPr>
          <w:lang w:val="sv-SE"/>
        </w:rPr>
      </w:pPr>
      <w:r w:rsidRPr="009D74DB">
        <w:rPr>
          <w:noProof/>
          <w:lang w:val="sv-SE"/>
        </w:rPr>
        <w:drawing>
          <wp:inline distT="0" distB="0" distL="0" distR="0" wp14:anchorId="07D6791F" wp14:editId="0C42AA92">
            <wp:extent cx="3901440" cy="1828800"/>
            <wp:effectExtent l="19050" t="19050" r="22860" b="19050"/>
            <wp:docPr id="1703905130" name="Gambar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912092" cy="1833793"/>
                    </a:xfrm>
                    <a:prstGeom prst="rect">
                      <a:avLst/>
                    </a:prstGeom>
                    <a:noFill/>
                    <a:ln w="12700" cmpd="sng">
                      <a:solidFill>
                        <a:srgbClr val="000000"/>
                      </a:solidFill>
                      <a:miter lim="800000"/>
                      <a:headEnd/>
                      <a:tailEnd/>
                    </a:ln>
                    <a:effectLst/>
                  </pic:spPr>
                </pic:pic>
              </a:graphicData>
            </a:graphic>
          </wp:inline>
        </w:drawing>
      </w:r>
    </w:p>
    <w:p w14:paraId="176754A7" w14:textId="77777777" w:rsidR="00334D4B" w:rsidRPr="009D74DB" w:rsidRDefault="00334D4B" w:rsidP="00262518">
      <w:pPr>
        <w:numPr>
          <w:ilvl w:val="1"/>
          <w:numId w:val="45"/>
        </w:numPr>
        <w:spacing w:after="0" w:line="360" w:lineRule="auto"/>
        <w:ind w:left="1701" w:hanging="283"/>
        <w:rPr>
          <w:lang w:val="sv-SE"/>
        </w:rPr>
      </w:pPr>
      <w:r w:rsidRPr="009D74DB">
        <w:lastRenderedPageBreak/>
        <w:t xml:space="preserve">Klik </w:t>
      </w:r>
      <w:r w:rsidRPr="009D74DB">
        <w:rPr>
          <w:i/>
          <w:iCs/>
        </w:rPr>
        <w:t>"Install Now"</w:t>
      </w:r>
      <w:r w:rsidRPr="009D74DB">
        <w:t xml:space="preserve"> dan tunggu hingga proses instalasi selesai, lalu klik </w:t>
      </w:r>
      <w:r w:rsidRPr="009D74DB">
        <w:rPr>
          <w:i/>
          <w:iCs/>
        </w:rPr>
        <w:t>"Close".</w:t>
      </w:r>
    </w:p>
    <w:p w14:paraId="72274808" w14:textId="316DCB0C" w:rsidR="00334D4B" w:rsidRPr="009D74DB" w:rsidRDefault="00334D4B" w:rsidP="00262518">
      <w:pPr>
        <w:spacing w:after="0" w:line="360" w:lineRule="auto"/>
        <w:ind w:left="1701"/>
        <w:rPr>
          <w:lang w:val="sv-SE"/>
        </w:rPr>
      </w:pPr>
      <w:r w:rsidRPr="009D74DB">
        <w:rPr>
          <w:noProof/>
          <w:lang w:val="sv-SE"/>
        </w:rPr>
        <w:drawing>
          <wp:inline distT="0" distB="0" distL="0" distR="0" wp14:anchorId="49F13BFB" wp14:editId="565E6406">
            <wp:extent cx="3901440" cy="1691640"/>
            <wp:effectExtent l="19050" t="19050" r="22860" b="22860"/>
            <wp:docPr id="2112472667" name="Gambar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901440" cy="1691640"/>
                    </a:xfrm>
                    <a:prstGeom prst="rect">
                      <a:avLst/>
                    </a:prstGeom>
                    <a:noFill/>
                    <a:ln w="12700" cmpd="sng">
                      <a:solidFill>
                        <a:srgbClr val="000000"/>
                      </a:solidFill>
                      <a:miter lim="800000"/>
                      <a:headEnd/>
                      <a:tailEnd/>
                    </a:ln>
                    <a:effectLst/>
                  </pic:spPr>
                </pic:pic>
              </a:graphicData>
            </a:graphic>
          </wp:inline>
        </w:drawing>
      </w:r>
    </w:p>
    <w:p w14:paraId="6803520A" w14:textId="77777777" w:rsidR="00334D4B" w:rsidRPr="009D74DB" w:rsidRDefault="00334D4B" w:rsidP="00262518">
      <w:pPr>
        <w:numPr>
          <w:ilvl w:val="1"/>
          <w:numId w:val="45"/>
        </w:numPr>
        <w:spacing w:after="0" w:line="360" w:lineRule="auto"/>
        <w:ind w:left="1701" w:hanging="283"/>
        <w:rPr>
          <w:lang w:val="sv-SE"/>
        </w:rPr>
      </w:pPr>
      <w:r w:rsidRPr="009D74DB">
        <w:rPr>
          <w:lang w:val="sv-SE"/>
        </w:rPr>
        <w:t xml:space="preserve">Buka </w:t>
      </w:r>
      <w:r w:rsidRPr="009D74DB">
        <w:rPr>
          <w:i/>
          <w:iCs/>
          <w:lang w:val="sv-SE"/>
        </w:rPr>
        <w:t>Command Prompt</w:t>
      </w:r>
      <w:r w:rsidRPr="009D74DB">
        <w:rPr>
          <w:lang w:val="sv-SE"/>
        </w:rPr>
        <w:t xml:space="preserve"> (CMD) atau </w:t>
      </w:r>
      <w:r w:rsidRPr="009D74DB">
        <w:rPr>
          <w:i/>
          <w:iCs/>
          <w:lang w:val="sv-SE"/>
        </w:rPr>
        <w:t>PowerShell,</w:t>
      </w:r>
      <w:r w:rsidRPr="009D74DB">
        <w:rPr>
          <w:lang w:val="sv-SE"/>
        </w:rPr>
        <w:t xml:space="preserve"> lalu ketik python --version dan tekan </w:t>
      </w:r>
      <w:r w:rsidRPr="009D74DB">
        <w:rPr>
          <w:i/>
          <w:iCs/>
          <w:lang w:val="sv-SE"/>
        </w:rPr>
        <w:t>Enter.</w:t>
      </w:r>
      <w:r w:rsidRPr="009D74DB">
        <w:rPr>
          <w:lang w:val="sv-SE"/>
        </w:rPr>
        <w:t xml:space="preserve"> Jika muncul </w:t>
      </w:r>
      <w:r w:rsidRPr="009D74DB">
        <w:rPr>
          <w:i/>
          <w:iCs/>
        </w:rPr>
        <w:t>versi</w:t>
      </w:r>
      <w:r w:rsidRPr="009D74DB">
        <w:rPr>
          <w:lang w:val="sv-SE"/>
        </w:rPr>
        <w:t xml:space="preserve"> Python (misal: Python 3.14.x), instalasi berhasil.</w:t>
      </w:r>
    </w:p>
    <w:p w14:paraId="626F42A4" w14:textId="07EF4041" w:rsidR="00334D4B" w:rsidRPr="009D74DB" w:rsidRDefault="00334D4B" w:rsidP="00262518">
      <w:pPr>
        <w:spacing w:after="0" w:line="360" w:lineRule="auto"/>
        <w:ind w:left="1701"/>
        <w:rPr>
          <w:lang w:val="sv-SE"/>
        </w:rPr>
      </w:pPr>
      <w:r w:rsidRPr="009D74DB">
        <w:rPr>
          <w:noProof/>
          <w:lang w:val="sv-SE"/>
        </w:rPr>
        <w:drawing>
          <wp:inline distT="0" distB="0" distL="0" distR="0" wp14:anchorId="4696DBFB" wp14:editId="6D0695D3">
            <wp:extent cx="3916177" cy="1939158"/>
            <wp:effectExtent l="19050" t="19050" r="27305" b="23495"/>
            <wp:docPr id="41999753" name="Gambar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0" y="0"/>
                      <a:ext cx="3924397" cy="1943228"/>
                    </a:xfrm>
                    <a:prstGeom prst="rect">
                      <a:avLst/>
                    </a:prstGeom>
                    <a:noFill/>
                    <a:ln w="12700" cmpd="sng">
                      <a:solidFill>
                        <a:srgbClr val="000000"/>
                      </a:solidFill>
                      <a:miter lim="800000"/>
                      <a:headEnd/>
                      <a:tailEnd/>
                    </a:ln>
                    <a:effectLst/>
                  </pic:spPr>
                </pic:pic>
              </a:graphicData>
            </a:graphic>
          </wp:inline>
        </w:drawing>
      </w:r>
    </w:p>
    <w:p w14:paraId="615C74D4" w14:textId="77777777" w:rsidR="00334D4B" w:rsidRPr="009D74DB" w:rsidRDefault="00334D4B" w:rsidP="00262518">
      <w:pPr>
        <w:numPr>
          <w:ilvl w:val="0"/>
          <w:numId w:val="44"/>
        </w:numPr>
        <w:spacing w:after="0" w:line="360" w:lineRule="auto"/>
        <w:ind w:left="1418" w:hanging="284"/>
        <w:rPr>
          <w:lang w:val="sv-SE"/>
        </w:rPr>
      </w:pPr>
      <w:r w:rsidRPr="009D74DB">
        <w:rPr>
          <w:lang w:val="sv-SE"/>
        </w:rPr>
        <w:t>Instalasi Git dan Konfigurasi Awal</w:t>
      </w:r>
    </w:p>
    <w:p w14:paraId="32FACE65" w14:textId="77777777" w:rsidR="00334D4B" w:rsidRPr="009D74DB" w:rsidRDefault="00334D4B" w:rsidP="00262518">
      <w:pPr>
        <w:numPr>
          <w:ilvl w:val="0"/>
          <w:numId w:val="50"/>
        </w:numPr>
        <w:spacing w:after="0" w:line="360" w:lineRule="auto"/>
        <w:ind w:left="1701" w:hanging="283"/>
        <w:rPr>
          <w:lang w:val="sv-SE"/>
        </w:rPr>
      </w:pPr>
      <w:r w:rsidRPr="009D74DB">
        <w:t xml:space="preserve">Buka </w:t>
      </w:r>
      <w:r w:rsidRPr="009D74DB">
        <w:rPr>
          <w:i/>
          <w:iCs/>
        </w:rPr>
        <w:t>web browser</w:t>
      </w:r>
      <w:r w:rsidRPr="009D74DB">
        <w:t xml:space="preserve"> dan unduh </w:t>
      </w:r>
      <w:r w:rsidRPr="009D74DB">
        <w:rPr>
          <w:i/>
          <w:iCs/>
        </w:rPr>
        <w:t>installer</w:t>
      </w:r>
      <w:r w:rsidRPr="009D74DB">
        <w:t xml:space="preserve"> Git untuk </w:t>
      </w:r>
      <w:r w:rsidRPr="009D74DB">
        <w:rPr>
          <w:i/>
          <w:iCs/>
        </w:rPr>
        <w:t>Windows</w:t>
      </w:r>
      <w:r w:rsidRPr="009D74DB">
        <w:t xml:space="preserve"> dari situs resmi (</w:t>
      </w:r>
      <w:hyperlink r:id="rId79" w:history="1">
        <w:r w:rsidRPr="009D74DB">
          <w:rPr>
            <w:rStyle w:val="Hyperlink"/>
          </w:rPr>
          <w:t>https://git-scm.com/downloads</w:t>
        </w:r>
      </w:hyperlink>
      <w:r w:rsidRPr="009D74DB">
        <w:t>).</w:t>
      </w:r>
    </w:p>
    <w:p w14:paraId="5ACCC950" w14:textId="01D8125F" w:rsidR="00334D4B" w:rsidRPr="009D74DB" w:rsidRDefault="00334D4B" w:rsidP="00262518">
      <w:pPr>
        <w:spacing w:after="0" w:line="360" w:lineRule="auto"/>
        <w:ind w:left="1701"/>
        <w:rPr>
          <w:lang w:val="sv-SE"/>
        </w:rPr>
      </w:pPr>
      <w:r w:rsidRPr="009D74DB">
        <w:rPr>
          <w:noProof/>
          <w:lang w:val="sv-SE"/>
        </w:rPr>
        <w:drawing>
          <wp:inline distT="0" distB="0" distL="0" distR="0" wp14:anchorId="2482172F" wp14:editId="60988620">
            <wp:extent cx="3954780" cy="2118360"/>
            <wp:effectExtent l="19050" t="19050" r="26670" b="15240"/>
            <wp:docPr id="674175333" name="Gambar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954780" cy="2118360"/>
                    </a:xfrm>
                    <a:prstGeom prst="rect">
                      <a:avLst/>
                    </a:prstGeom>
                    <a:noFill/>
                    <a:ln w="12700" cmpd="sng">
                      <a:solidFill>
                        <a:srgbClr val="000000"/>
                      </a:solidFill>
                      <a:miter lim="800000"/>
                      <a:headEnd/>
                      <a:tailEnd/>
                    </a:ln>
                    <a:effectLst/>
                  </pic:spPr>
                </pic:pic>
              </a:graphicData>
            </a:graphic>
          </wp:inline>
        </w:drawing>
      </w:r>
    </w:p>
    <w:p w14:paraId="7D53ECFB" w14:textId="77777777" w:rsidR="00334D4B" w:rsidRPr="009D74DB" w:rsidRDefault="00334D4B" w:rsidP="00262518">
      <w:pPr>
        <w:numPr>
          <w:ilvl w:val="0"/>
          <w:numId w:val="50"/>
        </w:numPr>
        <w:spacing w:after="0" w:line="360" w:lineRule="auto"/>
        <w:ind w:left="1701" w:hanging="283"/>
        <w:rPr>
          <w:lang w:val="sv-SE"/>
        </w:rPr>
      </w:pPr>
      <w:r w:rsidRPr="009D74DB">
        <w:rPr>
          <w:lang w:val="sv-SE"/>
        </w:rPr>
        <w:lastRenderedPageBreak/>
        <w:t xml:space="preserve">Jalankan file </w:t>
      </w:r>
      <w:r w:rsidRPr="009D74DB">
        <w:rPr>
          <w:i/>
          <w:iCs/>
          <w:lang w:val="sv-SE"/>
        </w:rPr>
        <w:t>installer</w:t>
      </w:r>
      <w:r w:rsidRPr="009D74DB">
        <w:rPr>
          <w:lang w:val="sv-SE"/>
        </w:rPr>
        <w:t>. Anda cukup mengikuti pengaturan bawaan (</w:t>
      </w:r>
      <w:r w:rsidRPr="009D74DB">
        <w:t>default</w:t>
      </w:r>
      <w:r w:rsidRPr="009D74DB">
        <w:rPr>
          <w:lang w:val="sv-SE"/>
        </w:rPr>
        <w:t xml:space="preserve">) dengan mengklik </w:t>
      </w:r>
      <w:r w:rsidRPr="009D74DB">
        <w:rPr>
          <w:i/>
          <w:iCs/>
          <w:lang w:val="sv-SE"/>
        </w:rPr>
        <w:t>Next</w:t>
      </w:r>
      <w:r w:rsidRPr="009D74DB">
        <w:rPr>
          <w:lang w:val="sv-SE"/>
        </w:rPr>
        <w:t xml:space="preserve"> terus menerus hingga klik </w:t>
      </w:r>
      <w:r w:rsidRPr="009D74DB">
        <w:rPr>
          <w:i/>
          <w:iCs/>
          <w:lang w:val="sv-SE"/>
        </w:rPr>
        <w:t>Install</w:t>
      </w:r>
      <w:r w:rsidRPr="009D74DB">
        <w:rPr>
          <w:lang w:val="sv-SE"/>
        </w:rPr>
        <w:t>.</w:t>
      </w:r>
    </w:p>
    <w:p w14:paraId="17B7611B" w14:textId="05FCF0FF" w:rsidR="00334D4B" w:rsidRPr="009D74DB" w:rsidRDefault="00334D4B" w:rsidP="00262518">
      <w:pPr>
        <w:spacing w:after="0" w:line="360" w:lineRule="auto"/>
        <w:ind w:left="1701"/>
        <w:rPr>
          <w:lang w:val="sv-SE"/>
        </w:rPr>
      </w:pPr>
      <w:r w:rsidRPr="009D74DB">
        <w:rPr>
          <w:noProof/>
          <w:lang w:val="sv-SE"/>
        </w:rPr>
        <w:drawing>
          <wp:inline distT="0" distB="0" distL="0" distR="0" wp14:anchorId="2DC0283D" wp14:editId="1A2EDCCB">
            <wp:extent cx="3931920" cy="2362200"/>
            <wp:effectExtent l="19050" t="19050" r="11430" b="19050"/>
            <wp:docPr id="208209171" name="Gambar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31920" cy="2362200"/>
                    </a:xfrm>
                    <a:prstGeom prst="rect">
                      <a:avLst/>
                    </a:prstGeom>
                    <a:noFill/>
                    <a:ln w="12700" cmpd="sng">
                      <a:solidFill>
                        <a:srgbClr val="000000"/>
                      </a:solidFill>
                      <a:miter lim="800000"/>
                      <a:headEnd/>
                      <a:tailEnd/>
                    </a:ln>
                    <a:effectLst/>
                  </pic:spPr>
                </pic:pic>
              </a:graphicData>
            </a:graphic>
          </wp:inline>
        </w:drawing>
      </w:r>
    </w:p>
    <w:p w14:paraId="71150F77" w14:textId="77777777" w:rsidR="00334D4B" w:rsidRPr="009D74DB" w:rsidRDefault="00334D4B" w:rsidP="00262518">
      <w:pPr>
        <w:numPr>
          <w:ilvl w:val="0"/>
          <w:numId w:val="50"/>
        </w:numPr>
        <w:spacing w:after="0" w:line="360" w:lineRule="auto"/>
        <w:ind w:left="1701" w:hanging="283"/>
        <w:rPr>
          <w:lang w:val="en-ID"/>
        </w:rPr>
      </w:pPr>
      <w:r w:rsidRPr="009D74DB">
        <w:t xml:space="preserve">Setelah instalasi selesai, buka kembali </w:t>
      </w:r>
      <w:r w:rsidRPr="009D74DB">
        <w:rPr>
          <w:i/>
          <w:iCs/>
        </w:rPr>
        <w:t>Command Prompt</w:t>
      </w:r>
      <w:r w:rsidRPr="009D74DB">
        <w:t xml:space="preserve"> atau PowerShell.</w:t>
      </w:r>
    </w:p>
    <w:p w14:paraId="4FFF2D15" w14:textId="255429E9" w:rsidR="00334D4B" w:rsidRPr="009D74DB" w:rsidRDefault="00334D4B" w:rsidP="00262518">
      <w:pPr>
        <w:spacing w:after="0" w:line="360" w:lineRule="auto"/>
        <w:ind w:left="1701"/>
        <w:rPr>
          <w:lang w:val="en-ID"/>
        </w:rPr>
      </w:pPr>
      <w:r w:rsidRPr="009D74DB">
        <w:rPr>
          <w:noProof/>
          <w:lang w:val="en-ID"/>
        </w:rPr>
        <w:drawing>
          <wp:inline distT="0" distB="0" distL="0" distR="0" wp14:anchorId="3FD46E8C" wp14:editId="0802014E">
            <wp:extent cx="3931920" cy="2819400"/>
            <wp:effectExtent l="19050" t="19050" r="11430" b="19050"/>
            <wp:docPr id="1720250116" nam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931920" cy="2819400"/>
                    </a:xfrm>
                    <a:prstGeom prst="rect">
                      <a:avLst/>
                    </a:prstGeom>
                    <a:noFill/>
                    <a:ln w="12700" cmpd="sng">
                      <a:solidFill>
                        <a:srgbClr val="000000"/>
                      </a:solidFill>
                      <a:miter lim="800000"/>
                      <a:headEnd/>
                      <a:tailEnd/>
                    </a:ln>
                    <a:effectLst/>
                  </pic:spPr>
                </pic:pic>
              </a:graphicData>
            </a:graphic>
          </wp:inline>
        </w:drawing>
      </w:r>
    </w:p>
    <w:p w14:paraId="0B716B5A" w14:textId="77777777" w:rsidR="005E68E6" w:rsidRPr="009D74DB" w:rsidRDefault="00334D4B" w:rsidP="00262518">
      <w:pPr>
        <w:numPr>
          <w:ilvl w:val="0"/>
          <w:numId w:val="50"/>
        </w:numPr>
        <w:spacing w:after="0" w:line="360" w:lineRule="auto"/>
        <w:ind w:left="1701" w:hanging="283"/>
        <w:rPr>
          <w:lang w:val="sv-SE"/>
        </w:rPr>
      </w:pPr>
      <w:r w:rsidRPr="009D74DB">
        <w:rPr>
          <w:lang w:val="sv-SE"/>
        </w:rPr>
        <w:t xml:space="preserve">Ketik </w:t>
      </w:r>
      <w:r w:rsidRPr="009D74DB">
        <w:rPr>
          <w:i/>
          <w:iCs/>
          <w:lang w:val="sv-SE"/>
        </w:rPr>
        <w:t>git --version</w:t>
      </w:r>
      <w:r w:rsidRPr="009D74DB">
        <w:rPr>
          <w:lang w:val="sv-SE"/>
        </w:rPr>
        <w:t xml:space="preserve"> untuk memverifikasi bahwa Git sudah terinstal (akan muncul versi Git).</w:t>
      </w:r>
    </w:p>
    <w:p w14:paraId="193024AE" w14:textId="6338792E" w:rsidR="00334D4B" w:rsidRPr="009D74DB" w:rsidRDefault="00334D4B" w:rsidP="00262518">
      <w:pPr>
        <w:spacing w:after="0" w:line="360" w:lineRule="auto"/>
        <w:ind w:left="1701"/>
        <w:rPr>
          <w:lang w:val="sv-SE"/>
        </w:rPr>
      </w:pPr>
      <w:r w:rsidRPr="009D74DB">
        <w:rPr>
          <w:noProof/>
          <w:lang w:val="sv-SE"/>
        </w:rPr>
        <w:drawing>
          <wp:inline distT="0" distB="0" distL="0" distR="0" wp14:anchorId="53A1C826" wp14:editId="7FD25CB6">
            <wp:extent cx="3916045" cy="1066800"/>
            <wp:effectExtent l="19050" t="19050" r="27305" b="19050"/>
            <wp:docPr id="1624874446" name="Gambar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rotWithShape="1">
                    <a:blip r:embed="rId83">
                      <a:extLst>
                        <a:ext uri="{28A0092B-C50C-407E-A947-70E740481C1C}">
                          <a14:useLocalDpi xmlns:a14="http://schemas.microsoft.com/office/drawing/2010/main" val="0"/>
                        </a:ext>
                      </a:extLst>
                    </a:blip>
                    <a:srcRect b="50534"/>
                    <a:stretch/>
                  </pic:blipFill>
                  <pic:spPr bwMode="auto">
                    <a:xfrm>
                      <a:off x="0" y="0"/>
                      <a:ext cx="3916698" cy="1066978"/>
                    </a:xfrm>
                    <a:prstGeom prst="rect">
                      <a:avLst/>
                    </a:prstGeom>
                    <a:noFill/>
                    <a:ln w="1270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66FBD78A" w14:textId="77777777" w:rsidR="00334D4B" w:rsidRPr="009D74DB" w:rsidRDefault="00334D4B" w:rsidP="00262518">
      <w:pPr>
        <w:numPr>
          <w:ilvl w:val="0"/>
          <w:numId w:val="50"/>
        </w:numPr>
        <w:spacing w:after="0" w:line="360" w:lineRule="auto"/>
        <w:ind w:left="1701" w:hanging="283"/>
        <w:rPr>
          <w:lang w:val="sv-SE"/>
        </w:rPr>
      </w:pPr>
      <w:r w:rsidRPr="009D74DB">
        <w:rPr>
          <w:lang w:val="sv-SE"/>
        </w:rPr>
        <w:lastRenderedPageBreak/>
        <w:t xml:space="preserve">Lakukan </w:t>
      </w:r>
      <w:r w:rsidRPr="009D74DB">
        <w:rPr>
          <w:i/>
          <w:iCs/>
          <w:lang w:val="sv-SE"/>
        </w:rPr>
        <w:t>konfigurasi</w:t>
      </w:r>
      <w:r w:rsidRPr="009D74DB">
        <w:rPr>
          <w:lang w:val="sv-SE"/>
        </w:rPr>
        <w:t xml:space="preserve"> identitas global Git agar setiap perubahan kode memiliki nama pengarangnya. </w:t>
      </w:r>
      <w:r w:rsidRPr="009D74DB">
        <w:t>Ketikkan dua baris perintah ini secara berurutan di terminal:</w:t>
      </w:r>
    </w:p>
    <w:p w14:paraId="6688A90A" w14:textId="77777777" w:rsidR="00334D4B" w:rsidRPr="009D74DB" w:rsidRDefault="00334D4B" w:rsidP="00262518">
      <w:pPr>
        <w:spacing w:after="0" w:line="360" w:lineRule="auto"/>
        <w:ind w:left="1701"/>
      </w:pPr>
      <w:r w:rsidRPr="009D74DB">
        <w:t>git config --global user.name "Nama Lengkap Anda"</w:t>
      </w:r>
    </w:p>
    <w:p w14:paraId="23C9D1A8" w14:textId="77777777" w:rsidR="00334D4B" w:rsidRPr="009D74DB" w:rsidRDefault="00334D4B" w:rsidP="00262518">
      <w:pPr>
        <w:spacing w:after="0" w:line="360" w:lineRule="auto"/>
        <w:ind w:left="1701"/>
      </w:pPr>
      <w:r w:rsidRPr="009D74DB">
        <w:t xml:space="preserve">git config --global user.email </w:t>
      </w:r>
      <w:hyperlink r:id="rId84" w:history="1">
        <w:r w:rsidRPr="009D74DB">
          <w:rPr>
            <w:rStyle w:val="Hyperlink"/>
          </w:rPr>
          <w:t>email.anda@gmail.com</w:t>
        </w:r>
      </w:hyperlink>
    </w:p>
    <w:p w14:paraId="107CD886" w14:textId="0C261454" w:rsidR="00334D4B" w:rsidRPr="009D74DB" w:rsidRDefault="00334D4B" w:rsidP="00262518">
      <w:pPr>
        <w:spacing w:after="0" w:line="360" w:lineRule="auto"/>
        <w:ind w:left="1701"/>
        <w:rPr>
          <w:noProof/>
        </w:rPr>
      </w:pPr>
      <w:r w:rsidRPr="009D74DB">
        <w:rPr>
          <w:noProof/>
        </w:rPr>
        <w:drawing>
          <wp:inline distT="0" distB="0" distL="0" distR="0" wp14:anchorId="00884B1A" wp14:editId="0DA07AED">
            <wp:extent cx="3924300" cy="1524000"/>
            <wp:effectExtent l="19050" t="19050" r="19050" b="19050"/>
            <wp:docPr id="1"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924300" cy="1524000"/>
                    </a:xfrm>
                    <a:prstGeom prst="rect">
                      <a:avLst/>
                    </a:prstGeom>
                    <a:noFill/>
                    <a:ln w="12700" cmpd="sng">
                      <a:solidFill>
                        <a:srgbClr val="000000"/>
                      </a:solidFill>
                      <a:miter lim="800000"/>
                      <a:headEnd/>
                      <a:tailEnd/>
                    </a:ln>
                    <a:effectLst/>
                  </pic:spPr>
                </pic:pic>
              </a:graphicData>
            </a:graphic>
          </wp:inline>
        </w:drawing>
      </w:r>
      <w:r w:rsidR="005E68E6" w:rsidRPr="009D74DB">
        <w:rPr>
          <w:noProof/>
        </w:rPr>
        <w:drawing>
          <wp:inline distT="0" distB="0" distL="0" distR="0" wp14:anchorId="6864D644" wp14:editId="58D81B68">
            <wp:extent cx="3923665" cy="1528549"/>
            <wp:effectExtent l="19050" t="19050" r="19685" b="14605"/>
            <wp:docPr id="1689422482"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83">
                      <a:extLst>
                        <a:ext uri="{28A0092B-C50C-407E-A947-70E740481C1C}">
                          <a14:useLocalDpi xmlns:a14="http://schemas.microsoft.com/office/drawing/2010/main" val="0"/>
                        </a:ext>
                      </a:extLst>
                    </a:blip>
                    <a:srcRect t="43811"/>
                    <a:stretch/>
                  </pic:blipFill>
                  <pic:spPr bwMode="auto">
                    <a:xfrm>
                      <a:off x="0" y="0"/>
                      <a:ext cx="3957281" cy="1541645"/>
                    </a:xfrm>
                    <a:prstGeom prst="rect">
                      <a:avLst/>
                    </a:prstGeom>
                    <a:noFill/>
                    <a:ln w="1270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208B52E4" w14:textId="77777777" w:rsidR="00334D4B" w:rsidRPr="009D74DB" w:rsidRDefault="00334D4B" w:rsidP="00262518">
      <w:pPr>
        <w:numPr>
          <w:ilvl w:val="0"/>
          <w:numId w:val="44"/>
        </w:numPr>
        <w:spacing w:after="0" w:line="360" w:lineRule="auto"/>
        <w:ind w:left="1418" w:hanging="284"/>
      </w:pPr>
      <w:r w:rsidRPr="009D74DB">
        <w:t>Konfigurasi Code Editor (VS Code)</w:t>
      </w:r>
    </w:p>
    <w:p w14:paraId="1BF7AFE0" w14:textId="77777777" w:rsidR="00334D4B" w:rsidRPr="009D74DB" w:rsidRDefault="00334D4B" w:rsidP="00262518">
      <w:pPr>
        <w:numPr>
          <w:ilvl w:val="0"/>
          <w:numId w:val="46"/>
        </w:numPr>
        <w:spacing w:after="0" w:line="360" w:lineRule="auto"/>
        <w:ind w:left="1701" w:hanging="283"/>
        <w:rPr>
          <w:lang w:val="sv-SE"/>
        </w:rPr>
      </w:pPr>
      <w:r w:rsidRPr="009D74DB">
        <w:rPr>
          <w:lang w:val="sv-SE"/>
        </w:rPr>
        <w:t xml:space="preserve">Unduh dan </w:t>
      </w:r>
      <w:r w:rsidRPr="009D74DB">
        <w:rPr>
          <w:i/>
          <w:iCs/>
          <w:lang w:val="sv-SE"/>
        </w:rPr>
        <w:t>instal Visual Studio Code</w:t>
      </w:r>
      <w:r w:rsidRPr="009D74DB">
        <w:rPr>
          <w:lang w:val="sv-SE"/>
        </w:rPr>
        <w:t xml:space="preserve"> dari situs resminya.</w:t>
      </w:r>
    </w:p>
    <w:p w14:paraId="0822DCF3" w14:textId="500BF869" w:rsidR="00334D4B" w:rsidRPr="009D74DB" w:rsidRDefault="00334D4B" w:rsidP="00262518">
      <w:pPr>
        <w:spacing w:after="0" w:line="360" w:lineRule="auto"/>
        <w:ind w:left="1701"/>
        <w:rPr>
          <w:lang w:val="sv-SE"/>
        </w:rPr>
      </w:pPr>
      <w:r w:rsidRPr="009D74DB">
        <w:rPr>
          <w:noProof/>
          <w:lang w:val="sv-SE"/>
        </w:rPr>
        <w:drawing>
          <wp:inline distT="0" distB="0" distL="0" distR="0" wp14:anchorId="07B5CA23" wp14:editId="38C95453">
            <wp:extent cx="3924300" cy="2995448"/>
            <wp:effectExtent l="19050" t="19050" r="19050" b="14605"/>
            <wp:docPr id="1111363889" name="Gambar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932422" cy="3001647"/>
                    </a:xfrm>
                    <a:prstGeom prst="rect">
                      <a:avLst/>
                    </a:prstGeom>
                    <a:noFill/>
                    <a:ln w="12700" cmpd="sng">
                      <a:solidFill>
                        <a:srgbClr val="000000"/>
                      </a:solidFill>
                      <a:miter lim="800000"/>
                      <a:headEnd/>
                      <a:tailEnd/>
                    </a:ln>
                    <a:effectLst/>
                  </pic:spPr>
                </pic:pic>
              </a:graphicData>
            </a:graphic>
          </wp:inline>
        </w:drawing>
      </w:r>
    </w:p>
    <w:p w14:paraId="3C830F13" w14:textId="77777777" w:rsidR="00334D4B" w:rsidRPr="009D74DB" w:rsidRDefault="00334D4B" w:rsidP="00262518">
      <w:pPr>
        <w:numPr>
          <w:ilvl w:val="0"/>
          <w:numId w:val="46"/>
        </w:numPr>
        <w:spacing w:after="0" w:line="360" w:lineRule="auto"/>
        <w:ind w:left="1701" w:hanging="283"/>
        <w:rPr>
          <w:lang w:val="sv-SE"/>
        </w:rPr>
      </w:pPr>
      <w:r w:rsidRPr="009D74DB">
        <w:rPr>
          <w:lang w:val="sv-SE"/>
        </w:rPr>
        <w:lastRenderedPageBreak/>
        <w:t xml:space="preserve">Buka VS Code, navigasikan ke menu </w:t>
      </w:r>
      <w:r w:rsidRPr="009D74DB">
        <w:rPr>
          <w:i/>
          <w:iCs/>
          <w:lang w:val="sv-SE"/>
        </w:rPr>
        <w:t>Extensions</w:t>
      </w:r>
      <w:r w:rsidRPr="009D74DB">
        <w:rPr>
          <w:lang w:val="sv-SE"/>
        </w:rPr>
        <w:t xml:space="preserve"> di panel sebelah kiri (atau tekan Ctrl+Shift+X).</w:t>
      </w:r>
    </w:p>
    <w:p w14:paraId="0AE6199B" w14:textId="09757FAA" w:rsidR="00334D4B" w:rsidRPr="009D74DB" w:rsidRDefault="00334D4B" w:rsidP="00262518">
      <w:pPr>
        <w:spacing w:after="0" w:line="360" w:lineRule="auto"/>
        <w:ind w:left="1701"/>
        <w:rPr>
          <w:lang w:val="sv-SE"/>
        </w:rPr>
      </w:pPr>
      <w:r w:rsidRPr="009D74DB">
        <w:rPr>
          <w:noProof/>
          <w:lang w:val="sv-SE"/>
        </w:rPr>
        <w:drawing>
          <wp:inline distT="0" distB="0" distL="0" distR="0" wp14:anchorId="64186234" wp14:editId="2794906D">
            <wp:extent cx="3909060" cy="2118360"/>
            <wp:effectExtent l="19050" t="19050" r="15240" b="15240"/>
            <wp:docPr id="1326932194" name="Gambar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7">
                      <a:extLst>
                        <a:ext uri="{28A0092B-C50C-407E-A947-70E740481C1C}">
                          <a14:useLocalDpi xmlns:a14="http://schemas.microsoft.com/office/drawing/2010/main" val="0"/>
                        </a:ext>
                      </a:extLst>
                    </a:blip>
                    <a:srcRect r="38536" b="47633"/>
                    <a:stretch>
                      <a:fillRect/>
                    </a:stretch>
                  </pic:blipFill>
                  <pic:spPr bwMode="auto">
                    <a:xfrm>
                      <a:off x="0" y="0"/>
                      <a:ext cx="3909060" cy="2118360"/>
                    </a:xfrm>
                    <a:prstGeom prst="rect">
                      <a:avLst/>
                    </a:prstGeom>
                    <a:noFill/>
                    <a:ln w="12700" cmpd="sng">
                      <a:solidFill>
                        <a:srgbClr val="000000"/>
                      </a:solidFill>
                      <a:miter lim="800000"/>
                      <a:headEnd/>
                      <a:tailEnd/>
                    </a:ln>
                    <a:effectLst/>
                  </pic:spPr>
                </pic:pic>
              </a:graphicData>
            </a:graphic>
          </wp:inline>
        </w:drawing>
      </w:r>
    </w:p>
    <w:p w14:paraId="387110A6" w14:textId="77777777" w:rsidR="00334D4B" w:rsidRPr="009D74DB" w:rsidRDefault="00334D4B" w:rsidP="00262518">
      <w:pPr>
        <w:numPr>
          <w:ilvl w:val="0"/>
          <w:numId w:val="46"/>
        </w:numPr>
        <w:spacing w:after="0" w:line="360" w:lineRule="auto"/>
        <w:ind w:left="1701" w:hanging="283"/>
        <w:rPr>
          <w:lang w:val="sv-SE"/>
        </w:rPr>
      </w:pPr>
      <w:r w:rsidRPr="009D74DB">
        <w:rPr>
          <w:lang w:val="sv-SE"/>
        </w:rPr>
        <w:t>Ketik "</w:t>
      </w:r>
      <w:r w:rsidRPr="009D74DB">
        <w:rPr>
          <w:i/>
          <w:iCs/>
          <w:lang w:val="sv-SE"/>
        </w:rPr>
        <w:t>Python</w:t>
      </w:r>
      <w:r w:rsidRPr="009D74DB">
        <w:rPr>
          <w:lang w:val="sv-SE"/>
        </w:rPr>
        <w:t xml:space="preserve">" pada bilah pencarian, pilih ekstensi resmi buatan Microsoft, lalu klik </w:t>
      </w:r>
      <w:r w:rsidRPr="009D74DB">
        <w:rPr>
          <w:i/>
          <w:iCs/>
          <w:lang w:val="sv-SE"/>
        </w:rPr>
        <w:t>Install</w:t>
      </w:r>
      <w:r w:rsidRPr="009D74DB">
        <w:rPr>
          <w:lang w:val="sv-SE"/>
        </w:rPr>
        <w:t>.</w:t>
      </w:r>
    </w:p>
    <w:p w14:paraId="649872C4" w14:textId="65A5A669" w:rsidR="00334D4B" w:rsidRPr="009D74DB" w:rsidRDefault="00334D4B" w:rsidP="00262518">
      <w:pPr>
        <w:spacing w:after="0" w:line="360" w:lineRule="auto"/>
        <w:ind w:left="1701"/>
        <w:rPr>
          <w:lang w:val="sv-SE"/>
        </w:rPr>
      </w:pPr>
      <w:r w:rsidRPr="009D74DB">
        <w:rPr>
          <w:noProof/>
          <w:lang w:val="sv-SE"/>
        </w:rPr>
        <w:drawing>
          <wp:inline distT="0" distB="0" distL="0" distR="0" wp14:anchorId="167C40CB" wp14:editId="709A7BC2">
            <wp:extent cx="3947160" cy="2565779"/>
            <wp:effectExtent l="19050" t="19050" r="15240" b="25400"/>
            <wp:docPr id="1925241046" name="Gambar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88" cstate="print">
                      <a:extLst>
                        <a:ext uri="{28A0092B-C50C-407E-A947-70E740481C1C}">
                          <a14:useLocalDpi xmlns:a14="http://schemas.microsoft.com/office/drawing/2010/main" val="0"/>
                        </a:ext>
                      </a:extLst>
                    </a:blip>
                    <a:srcRect r="25853" b="31561"/>
                    <a:stretch>
                      <a:fillRect/>
                    </a:stretch>
                  </pic:blipFill>
                  <pic:spPr bwMode="auto">
                    <a:xfrm>
                      <a:off x="0" y="0"/>
                      <a:ext cx="3970033" cy="2580647"/>
                    </a:xfrm>
                    <a:prstGeom prst="rect">
                      <a:avLst/>
                    </a:prstGeom>
                    <a:noFill/>
                    <a:ln w="12700" cmpd="sng">
                      <a:solidFill>
                        <a:srgbClr val="000000"/>
                      </a:solidFill>
                      <a:miter lim="800000"/>
                      <a:headEnd/>
                      <a:tailEnd/>
                    </a:ln>
                    <a:effectLst/>
                  </pic:spPr>
                </pic:pic>
              </a:graphicData>
            </a:graphic>
          </wp:inline>
        </w:drawing>
      </w:r>
    </w:p>
    <w:p w14:paraId="4777A776" w14:textId="77777777" w:rsidR="00334D4B" w:rsidRPr="009D74DB" w:rsidRDefault="00334D4B" w:rsidP="00262518">
      <w:pPr>
        <w:numPr>
          <w:ilvl w:val="0"/>
          <w:numId w:val="44"/>
        </w:numPr>
        <w:spacing w:after="0" w:line="360" w:lineRule="auto"/>
        <w:ind w:left="1418" w:hanging="284"/>
      </w:pPr>
      <w:r w:rsidRPr="009D74DB">
        <w:t xml:space="preserve">Pembuatan </w:t>
      </w:r>
      <w:r w:rsidRPr="009D74DB">
        <w:rPr>
          <w:i/>
          <w:iCs/>
        </w:rPr>
        <w:t>Virtual Environment Python</w:t>
      </w:r>
    </w:p>
    <w:p w14:paraId="54604709" w14:textId="77777777" w:rsidR="00334D4B" w:rsidRPr="009D74DB" w:rsidRDefault="00334D4B" w:rsidP="00262518">
      <w:pPr>
        <w:numPr>
          <w:ilvl w:val="0"/>
          <w:numId w:val="47"/>
        </w:numPr>
        <w:spacing w:after="0" w:line="360" w:lineRule="auto"/>
        <w:ind w:left="1701" w:hanging="283"/>
        <w:rPr>
          <w:lang w:val="sv-SE"/>
        </w:rPr>
      </w:pPr>
      <w:r w:rsidRPr="009D74DB">
        <w:rPr>
          <w:lang w:val="sv-SE"/>
        </w:rPr>
        <w:t>Buat folder baru di komputer untuk proyek praktikum (misal: Modul3_RPL).</w:t>
      </w:r>
    </w:p>
    <w:p w14:paraId="0C921710" w14:textId="2E105511" w:rsidR="00334D4B" w:rsidRPr="009D74DB" w:rsidRDefault="00334D4B" w:rsidP="00262518">
      <w:pPr>
        <w:spacing w:after="0" w:line="360" w:lineRule="auto"/>
        <w:ind w:left="1701"/>
        <w:rPr>
          <w:lang w:val="sv-SE"/>
        </w:rPr>
      </w:pPr>
      <w:r w:rsidRPr="009D74DB">
        <w:rPr>
          <w:noProof/>
          <w:lang w:val="sv-SE"/>
        </w:rPr>
        <w:drawing>
          <wp:inline distT="0" distB="0" distL="0" distR="0" wp14:anchorId="37CE6A16" wp14:editId="69330232">
            <wp:extent cx="3938270" cy="1337481"/>
            <wp:effectExtent l="19050" t="19050" r="24130" b="15240"/>
            <wp:docPr id="2087304035" name="Gambar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9" cstate="print">
                      <a:extLst>
                        <a:ext uri="{28A0092B-C50C-407E-A947-70E740481C1C}">
                          <a14:useLocalDpi xmlns:a14="http://schemas.microsoft.com/office/drawing/2010/main" val="0"/>
                        </a:ext>
                      </a:extLst>
                    </a:blip>
                    <a:stretch>
                      <a:fillRect/>
                    </a:stretch>
                  </pic:blipFill>
                  <pic:spPr bwMode="auto">
                    <a:xfrm>
                      <a:off x="0" y="0"/>
                      <a:ext cx="4092475" cy="1389851"/>
                    </a:xfrm>
                    <a:prstGeom prst="rect">
                      <a:avLst/>
                    </a:prstGeom>
                    <a:noFill/>
                    <a:ln w="9525" cmpd="sng">
                      <a:solidFill>
                        <a:srgbClr val="000000"/>
                      </a:solidFill>
                      <a:miter lim="800000"/>
                      <a:headEnd/>
                      <a:tailEnd/>
                    </a:ln>
                    <a:effectLst/>
                  </pic:spPr>
                </pic:pic>
              </a:graphicData>
            </a:graphic>
          </wp:inline>
        </w:drawing>
      </w:r>
    </w:p>
    <w:p w14:paraId="5B8B7EC7" w14:textId="77777777" w:rsidR="00334D4B" w:rsidRPr="009D74DB" w:rsidRDefault="00334D4B" w:rsidP="00262518">
      <w:pPr>
        <w:numPr>
          <w:ilvl w:val="0"/>
          <w:numId w:val="47"/>
        </w:numPr>
        <w:spacing w:after="0" w:line="360" w:lineRule="auto"/>
        <w:ind w:left="1701" w:hanging="283"/>
        <w:rPr>
          <w:lang w:val="sv-SE"/>
        </w:rPr>
      </w:pPr>
      <w:r w:rsidRPr="009D74DB">
        <w:rPr>
          <w:lang w:val="sv-SE"/>
        </w:rPr>
        <w:lastRenderedPageBreak/>
        <w:t xml:space="preserve">Buka VS Code, klik File -&gt; </w:t>
      </w:r>
      <w:r w:rsidRPr="009D74DB">
        <w:rPr>
          <w:i/>
          <w:iCs/>
          <w:lang w:val="sv-SE"/>
        </w:rPr>
        <w:t>Open</w:t>
      </w:r>
      <w:r w:rsidRPr="009D74DB">
        <w:rPr>
          <w:lang w:val="sv-SE"/>
        </w:rPr>
        <w:t xml:space="preserve"> Folder, dan pilih folder yang baru saja dibuat.</w:t>
      </w:r>
    </w:p>
    <w:p w14:paraId="118B7A74" w14:textId="37BA966F" w:rsidR="00334D4B" w:rsidRPr="009D74DB" w:rsidRDefault="00334D4B" w:rsidP="00262518">
      <w:pPr>
        <w:spacing w:after="0" w:line="360" w:lineRule="auto"/>
        <w:ind w:left="1701"/>
        <w:rPr>
          <w:lang w:val="sv-SE"/>
        </w:rPr>
      </w:pPr>
      <w:r w:rsidRPr="009D74DB">
        <w:rPr>
          <w:noProof/>
          <w:lang w:val="sv-SE"/>
        </w:rPr>
        <w:drawing>
          <wp:inline distT="0" distB="0" distL="0" distR="0" wp14:anchorId="04C8ACA1" wp14:editId="1ECE74B7">
            <wp:extent cx="3928745" cy="1047750"/>
            <wp:effectExtent l="19050" t="19050" r="14605" b="19050"/>
            <wp:docPr id="1293913945" name="Gambar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952871" cy="1054184"/>
                    </a:xfrm>
                    <a:prstGeom prst="rect">
                      <a:avLst/>
                    </a:prstGeom>
                    <a:noFill/>
                    <a:ln w="12700" cmpd="sng">
                      <a:solidFill>
                        <a:srgbClr val="000000"/>
                      </a:solidFill>
                      <a:miter lim="800000"/>
                      <a:headEnd/>
                      <a:tailEnd/>
                    </a:ln>
                    <a:effectLst/>
                  </pic:spPr>
                </pic:pic>
              </a:graphicData>
            </a:graphic>
          </wp:inline>
        </w:drawing>
      </w:r>
    </w:p>
    <w:p w14:paraId="2EE565AB" w14:textId="77777777" w:rsidR="00334D4B" w:rsidRPr="009D74DB" w:rsidRDefault="00334D4B" w:rsidP="00262518">
      <w:pPr>
        <w:numPr>
          <w:ilvl w:val="0"/>
          <w:numId w:val="47"/>
        </w:numPr>
        <w:spacing w:after="0" w:line="360" w:lineRule="auto"/>
        <w:ind w:left="1701" w:hanging="283"/>
        <w:rPr>
          <w:lang w:val="sv-SE"/>
        </w:rPr>
      </w:pPr>
      <w:r w:rsidRPr="009D74DB">
        <w:rPr>
          <w:lang w:val="sv-SE"/>
        </w:rPr>
        <w:t xml:space="preserve">Buka terminal terintegrasi dengan mengklik Terminal -&gt; </w:t>
      </w:r>
      <w:r w:rsidRPr="009D74DB">
        <w:rPr>
          <w:i/>
          <w:iCs/>
          <w:lang w:val="sv-SE"/>
        </w:rPr>
        <w:t>New</w:t>
      </w:r>
      <w:r w:rsidRPr="009D74DB">
        <w:rPr>
          <w:lang w:val="sv-SE"/>
        </w:rPr>
        <w:t xml:space="preserve"> Terminal.</w:t>
      </w:r>
    </w:p>
    <w:p w14:paraId="317A2D6F" w14:textId="1471C60C" w:rsidR="00334D4B" w:rsidRPr="009D74DB" w:rsidRDefault="00334D4B" w:rsidP="00262518">
      <w:pPr>
        <w:spacing w:after="0" w:line="360" w:lineRule="auto"/>
        <w:ind w:left="1701"/>
        <w:rPr>
          <w:lang w:val="sv-SE"/>
        </w:rPr>
      </w:pPr>
      <w:r w:rsidRPr="009D74DB">
        <w:rPr>
          <w:noProof/>
          <w:lang w:val="sv-SE"/>
        </w:rPr>
        <w:drawing>
          <wp:inline distT="0" distB="0" distL="0" distR="0" wp14:anchorId="21935FC7" wp14:editId="2D03E674">
            <wp:extent cx="3924300" cy="1524000"/>
            <wp:effectExtent l="19050" t="19050" r="19050" b="19050"/>
            <wp:docPr id="553640824" name="Gambar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924300" cy="1524000"/>
                    </a:xfrm>
                    <a:prstGeom prst="rect">
                      <a:avLst/>
                    </a:prstGeom>
                    <a:noFill/>
                    <a:ln w="12700" cmpd="sng">
                      <a:solidFill>
                        <a:srgbClr val="000000"/>
                      </a:solidFill>
                      <a:miter lim="800000"/>
                      <a:headEnd/>
                      <a:tailEnd/>
                    </a:ln>
                    <a:effectLst/>
                  </pic:spPr>
                </pic:pic>
              </a:graphicData>
            </a:graphic>
          </wp:inline>
        </w:drawing>
      </w:r>
    </w:p>
    <w:p w14:paraId="372DCCC6" w14:textId="77777777" w:rsidR="00334D4B" w:rsidRPr="009D74DB" w:rsidRDefault="00334D4B" w:rsidP="00262518">
      <w:pPr>
        <w:numPr>
          <w:ilvl w:val="0"/>
          <w:numId w:val="47"/>
        </w:numPr>
        <w:spacing w:after="0" w:line="360" w:lineRule="auto"/>
        <w:ind w:left="1701" w:hanging="283"/>
        <w:rPr>
          <w:lang w:val="sv-SE"/>
        </w:rPr>
      </w:pPr>
      <w:r w:rsidRPr="009D74DB">
        <w:rPr>
          <w:lang w:val="sv-SE"/>
        </w:rPr>
        <w:t xml:space="preserve">Ketik perintah python -m venv env lalu tekan </w:t>
      </w:r>
      <w:r w:rsidRPr="009D74DB">
        <w:rPr>
          <w:i/>
          <w:iCs/>
          <w:lang w:val="sv-SE"/>
        </w:rPr>
        <w:t>Enter</w:t>
      </w:r>
      <w:r w:rsidRPr="009D74DB">
        <w:rPr>
          <w:lang w:val="sv-SE"/>
        </w:rPr>
        <w:t xml:space="preserve">. Perintah ini akan membuat folder </w:t>
      </w:r>
      <w:r w:rsidRPr="009D74DB">
        <w:rPr>
          <w:i/>
          <w:iCs/>
          <w:lang w:val="sv-SE"/>
        </w:rPr>
        <w:t>virtual environment</w:t>
      </w:r>
      <w:r w:rsidRPr="009D74DB">
        <w:rPr>
          <w:lang w:val="sv-SE"/>
        </w:rPr>
        <w:t xml:space="preserve"> baru bernama env.</w:t>
      </w:r>
    </w:p>
    <w:p w14:paraId="73158C69" w14:textId="3E5D86EA" w:rsidR="00334D4B" w:rsidRPr="009D74DB" w:rsidRDefault="00334D4B" w:rsidP="00262518">
      <w:pPr>
        <w:spacing w:after="0" w:line="360" w:lineRule="auto"/>
        <w:ind w:left="1701"/>
        <w:rPr>
          <w:lang w:val="sv-SE"/>
        </w:rPr>
      </w:pPr>
      <w:r w:rsidRPr="009D74DB">
        <w:rPr>
          <w:noProof/>
          <w:lang w:val="sv-SE"/>
        </w:rPr>
        <w:drawing>
          <wp:inline distT="0" distB="0" distL="0" distR="0" wp14:anchorId="2DCE0D1E" wp14:editId="3573F7A9">
            <wp:extent cx="3893820" cy="1450428"/>
            <wp:effectExtent l="19050" t="19050" r="11430" b="16510"/>
            <wp:docPr id="136310256" name="Gambar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946954" cy="1470220"/>
                    </a:xfrm>
                    <a:prstGeom prst="rect">
                      <a:avLst/>
                    </a:prstGeom>
                    <a:noFill/>
                    <a:ln w="12700" cmpd="sng">
                      <a:solidFill>
                        <a:srgbClr val="000000"/>
                      </a:solidFill>
                      <a:miter lim="800000"/>
                      <a:headEnd/>
                      <a:tailEnd/>
                    </a:ln>
                    <a:effectLst/>
                  </pic:spPr>
                </pic:pic>
              </a:graphicData>
            </a:graphic>
          </wp:inline>
        </w:drawing>
      </w:r>
    </w:p>
    <w:p w14:paraId="1CB89919" w14:textId="77777777" w:rsidR="00334D4B" w:rsidRPr="009D74DB" w:rsidRDefault="00334D4B" w:rsidP="00262518">
      <w:pPr>
        <w:numPr>
          <w:ilvl w:val="0"/>
          <w:numId w:val="47"/>
        </w:numPr>
        <w:spacing w:after="0" w:line="360" w:lineRule="auto"/>
        <w:ind w:left="1701" w:hanging="283"/>
        <w:rPr>
          <w:lang w:val="en-ID"/>
        </w:rPr>
      </w:pPr>
      <w:r w:rsidRPr="009D74DB">
        <w:rPr>
          <w:lang w:val="sv-SE"/>
        </w:rPr>
        <w:t>Aktifkan</w:t>
      </w:r>
      <w:r w:rsidRPr="009D74DB">
        <w:rPr>
          <w:lang w:val="en-ID"/>
        </w:rPr>
        <w:t xml:space="preserve"> virtual environment dengan mengetikkan perintah </w:t>
      </w:r>
      <w:r w:rsidRPr="009D74DB">
        <w:t>.\env\Scripts\activate (untuk pengguna Windows).</w:t>
      </w:r>
    </w:p>
    <w:p w14:paraId="70D61EC8" w14:textId="18D17AA3" w:rsidR="00334D4B" w:rsidRPr="009D74DB" w:rsidRDefault="00334D4B" w:rsidP="00262518">
      <w:pPr>
        <w:spacing w:after="0" w:line="360" w:lineRule="auto"/>
        <w:ind w:left="1701"/>
        <w:rPr>
          <w:lang w:val="en-ID"/>
        </w:rPr>
      </w:pPr>
      <w:r w:rsidRPr="009D74DB">
        <w:rPr>
          <w:noProof/>
          <w:lang w:val="en-ID"/>
        </w:rPr>
        <w:drawing>
          <wp:inline distT="0" distB="0" distL="0" distR="0" wp14:anchorId="54D9F7BD" wp14:editId="71999C09">
            <wp:extent cx="3886200" cy="1592580"/>
            <wp:effectExtent l="19050" t="19050" r="19050" b="26670"/>
            <wp:docPr id="185008760" name="Gambar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886200" cy="1592580"/>
                    </a:xfrm>
                    <a:prstGeom prst="rect">
                      <a:avLst/>
                    </a:prstGeom>
                    <a:noFill/>
                    <a:ln w="12700" cmpd="sng">
                      <a:solidFill>
                        <a:srgbClr val="000000"/>
                      </a:solidFill>
                      <a:miter lim="800000"/>
                      <a:headEnd/>
                      <a:tailEnd/>
                    </a:ln>
                    <a:effectLst/>
                  </pic:spPr>
                </pic:pic>
              </a:graphicData>
            </a:graphic>
          </wp:inline>
        </w:drawing>
      </w:r>
    </w:p>
    <w:p w14:paraId="6167E287" w14:textId="77777777" w:rsidR="00334D4B" w:rsidRPr="009D74DB" w:rsidRDefault="00334D4B" w:rsidP="00262518">
      <w:pPr>
        <w:numPr>
          <w:ilvl w:val="0"/>
          <w:numId w:val="44"/>
        </w:numPr>
        <w:spacing w:after="0" w:line="360" w:lineRule="auto"/>
        <w:ind w:left="1418" w:hanging="284"/>
      </w:pPr>
      <w:r w:rsidRPr="009D74DB">
        <w:lastRenderedPageBreak/>
        <w:t>Pembuatan Program Awal</w:t>
      </w:r>
    </w:p>
    <w:p w14:paraId="696A4941" w14:textId="77777777" w:rsidR="00334D4B" w:rsidRPr="009D74DB" w:rsidRDefault="00334D4B" w:rsidP="00262518">
      <w:pPr>
        <w:numPr>
          <w:ilvl w:val="0"/>
          <w:numId w:val="48"/>
        </w:numPr>
        <w:spacing w:after="0" w:line="360" w:lineRule="auto"/>
        <w:ind w:left="1701" w:hanging="283"/>
        <w:rPr>
          <w:lang w:val="sv-SE"/>
        </w:rPr>
      </w:pPr>
      <w:r w:rsidRPr="009D74DB">
        <w:rPr>
          <w:lang w:val="sv-SE"/>
        </w:rPr>
        <w:t>Buat file baru di dalam proyek dengan nama main.py dan ketikkan baris kode kalkulator CLI sederhana berikut di dalam file tersebut:</w:t>
      </w:r>
    </w:p>
    <w:p w14:paraId="2D893841" w14:textId="65E01445" w:rsidR="00334D4B" w:rsidRPr="009D74DB" w:rsidRDefault="00120C19" w:rsidP="00262518">
      <w:pPr>
        <w:spacing w:after="0" w:line="360" w:lineRule="auto"/>
        <w:ind w:left="1701"/>
        <w:rPr>
          <w:noProof/>
          <w:lang w:val="sv-SE"/>
        </w:rPr>
      </w:pPr>
      <w:r w:rsidRPr="009D74DB">
        <w:rPr>
          <w:noProof/>
          <w:lang w:val="sv-SE"/>
        </w:rPr>
        <w:drawing>
          <wp:inline distT="0" distB="0" distL="0" distR="0" wp14:anchorId="64E7EADB" wp14:editId="51ED2ACA">
            <wp:extent cx="3944127" cy="1405719"/>
            <wp:effectExtent l="19050" t="19050" r="18415" b="23495"/>
            <wp:docPr id="453904210" name="Gambar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94">
                      <a:extLst>
                        <a:ext uri="{28A0092B-C50C-407E-A947-70E740481C1C}">
                          <a14:useLocalDpi xmlns:a14="http://schemas.microsoft.com/office/drawing/2010/main" val="0"/>
                        </a:ext>
                      </a:extLst>
                    </a:blip>
                    <a:srcRect b="20640"/>
                    <a:stretch/>
                  </pic:blipFill>
                  <pic:spPr bwMode="auto">
                    <a:xfrm>
                      <a:off x="0" y="0"/>
                      <a:ext cx="3962149" cy="1412142"/>
                    </a:xfrm>
                    <a:prstGeom prst="rect">
                      <a:avLst/>
                    </a:prstGeom>
                    <a:noFill/>
                    <a:ln w="1270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043FCFD6" w14:textId="77777777" w:rsidR="00334D4B" w:rsidRPr="009D74DB" w:rsidRDefault="00334D4B" w:rsidP="00262518">
      <w:pPr>
        <w:numPr>
          <w:ilvl w:val="0"/>
          <w:numId w:val="48"/>
        </w:numPr>
        <w:spacing w:after="0" w:line="360" w:lineRule="auto"/>
        <w:ind w:left="1701" w:hanging="283"/>
        <w:rPr>
          <w:lang w:val="sv-SE"/>
        </w:rPr>
      </w:pPr>
      <w:r w:rsidRPr="009D74DB">
        <w:rPr>
          <w:lang w:val="sv-SE"/>
        </w:rPr>
        <w:t>Simpan file (Ctrl+S) dan jalankan kode dengan mengetik perintah python main.py di terminal.</w:t>
      </w:r>
    </w:p>
    <w:p w14:paraId="1F14FD64" w14:textId="14410150" w:rsidR="00334D4B" w:rsidRPr="009D74DB" w:rsidRDefault="00120C19" w:rsidP="00262518">
      <w:pPr>
        <w:spacing w:after="0" w:line="360" w:lineRule="auto"/>
        <w:ind w:left="1701"/>
        <w:rPr>
          <w:noProof/>
          <w:lang w:val="sv-SE"/>
        </w:rPr>
      </w:pPr>
      <w:r w:rsidRPr="009D74DB">
        <w:rPr>
          <w:noProof/>
          <w:lang w:val="sv-SE"/>
        </w:rPr>
        <w:drawing>
          <wp:inline distT="0" distB="0" distL="0" distR="0" wp14:anchorId="7D2CDF6C" wp14:editId="0CC05549">
            <wp:extent cx="3944381" cy="1323833"/>
            <wp:effectExtent l="19050" t="19050" r="18415" b="10160"/>
            <wp:docPr id="210308830" name="Gambar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95">
                      <a:extLst>
                        <a:ext uri="{28A0092B-C50C-407E-A947-70E740481C1C}">
                          <a14:useLocalDpi xmlns:a14="http://schemas.microsoft.com/office/drawing/2010/main" val="0"/>
                        </a:ext>
                      </a:extLst>
                    </a:blip>
                    <a:srcRect b="16933"/>
                    <a:stretch/>
                  </pic:blipFill>
                  <pic:spPr bwMode="auto">
                    <a:xfrm>
                      <a:off x="0" y="0"/>
                      <a:ext cx="4010542" cy="1346038"/>
                    </a:xfrm>
                    <a:prstGeom prst="rect">
                      <a:avLst/>
                    </a:prstGeom>
                    <a:noFill/>
                    <a:ln w="1270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0349A519" w14:textId="77777777" w:rsidR="00334D4B" w:rsidRPr="009D74DB" w:rsidRDefault="00334D4B" w:rsidP="00262518">
      <w:pPr>
        <w:numPr>
          <w:ilvl w:val="0"/>
          <w:numId w:val="44"/>
        </w:numPr>
        <w:spacing w:after="0" w:line="360" w:lineRule="auto"/>
        <w:ind w:left="1418" w:hanging="284"/>
      </w:pPr>
      <w:r w:rsidRPr="009D74DB">
        <w:t>Inisialisasi Git dan GitHub</w:t>
      </w:r>
    </w:p>
    <w:p w14:paraId="3B4F534D" w14:textId="77777777" w:rsidR="00334D4B" w:rsidRPr="009D74DB" w:rsidRDefault="00334D4B" w:rsidP="00262518">
      <w:pPr>
        <w:numPr>
          <w:ilvl w:val="0"/>
          <w:numId w:val="49"/>
        </w:numPr>
        <w:spacing w:after="0" w:line="360" w:lineRule="auto"/>
        <w:ind w:left="1701" w:hanging="283"/>
        <w:rPr>
          <w:lang w:val="sv-SE"/>
        </w:rPr>
      </w:pPr>
      <w:r w:rsidRPr="009D74DB">
        <w:rPr>
          <w:lang w:val="sv-SE"/>
        </w:rPr>
        <w:t>Ketik perintah git init untuk menginisialisasi repositori Git lokal.</w:t>
      </w:r>
    </w:p>
    <w:p w14:paraId="6D3B72AF" w14:textId="3BA0FFB8" w:rsidR="00334D4B" w:rsidRPr="009D74DB" w:rsidRDefault="00334D4B" w:rsidP="00262518">
      <w:pPr>
        <w:spacing w:after="0" w:line="360" w:lineRule="auto"/>
        <w:ind w:left="1701"/>
        <w:rPr>
          <w:lang w:val="sv-SE"/>
        </w:rPr>
      </w:pPr>
      <w:r w:rsidRPr="009D74DB">
        <w:rPr>
          <w:noProof/>
          <w:lang w:val="sv-SE"/>
        </w:rPr>
        <w:drawing>
          <wp:inline distT="0" distB="0" distL="0" distR="0" wp14:anchorId="5EA185EE" wp14:editId="4C503484">
            <wp:extent cx="3944543" cy="600075"/>
            <wp:effectExtent l="19050" t="19050" r="18415" b="9525"/>
            <wp:docPr id="116207524" name="Gambar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966833" cy="603466"/>
                    </a:xfrm>
                    <a:prstGeom prst="rect">
                      <a:avLst/>
                    </a:prstGeom>
                    <a:noFill/>
                    <a:ln w="12700" cmpd="sng">
                      <a:solidFill>
                        <a:srgbClr val="000000"/>
                      </a:solidFill>
                      <a:miter lim="800000"/>
                      <a:headEnd/>
                      <a:tailEnd/>
                    </a:ln>
                    <a:effectLst/>
                  </pic:spPr>
                </pic:pic>
              </a:graphicData>
            </a:graphic>
          </wp:inline>
        </w:drawing>
      </w:r>
    </w:p>
    <w:p w14:paraId="1CAB9FE2" w14:textId="77777777" w:rsidR="00334D4B" w:rsidRPr="009D74DB" w:rsidRDefault="00334D4B" w:rsidP="00262518">
      <w:pPr>
        <w:numPr>
          <w:ilvl w:val="0"/>
          <w:numId w:val="49"/>
        </w:numPr>
        <w:spacing w:after="0" w:line="360" w:lineRule="auto"/>
        <w:ind w:left="1701" w:hanging="283"/>
        <w:rPr>
          <w:lang w:val="sv-SE"/>
        </w:rPr>
      </w:pPr>
      <w:r w:rsidRPr="009D74DB">
        <w:rPr>
          <w:lang w:val="sv-SE"/>
        </w:rPr>
        <w:t>Buat file baru bernama .gitignore. Isi file tersebut dengan teks env/ lalu simpan, agar folder virtual environment tidak ikut terunggah ke GitHub.</w:t>
      </w:r>
    </w:p>
    <w:p w14:paraId="7F2161C3" w14:textId="50223EC3" w:rsidR="00334D4B" w:rsidRPr="009D74DB" w:rsidRDefault="00334D4B" w:rsidP="00262518">
      <w:pPr>
        <w:spacing w:after="0" w:line="360" w:lineRule="auto"/>
        <w:ind w:left="1701"/>
        <w:rPr>
          <w:lang w:val="sv-SE"/>
        </w:rPr>
      </w:pPr>
      <w:r w:rsidRPr="009D74DB">
        <w:rPr>
          <w:noProof/>
          <w:lang w:val="sv-SE"/>
        </w:rPr>
        <w:drawing>
          <wp:inline distT="0" distB="0" distL="0" distR="0" wp14:anchorId="759BE7F4" wp14:editId="06ECFC0D">
            <wp:extent cx="3947160" cy="1528549"/>
            <wp:effectExtent l="19050" t="19050" r="15240" b="14605"/>
            <wp:docPr id="2054020112" name="Gambar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952795" cy="1530731"/>
                    </a:xfrm>
                    <a:prstGeom prst="rect">
                      <a:avLst/>
                    </a:prstGeom>
                    <a:noFill/>
                    <a:ln w="12700" cmpd="sng">
                      <a:solidFill>
                        <a:srgbClr val="000000"/>
                      </a:solidFill>
                      <a:miter lim="800000"/>
                      <a:headEnd/>
                      <a:tailEnd/>
                    </a:ln>
                    <a:effectLst/>
                  </pic:spPr>
                </pic:pic>
              </a:graphicData>
            </a:graphic>
          </wp:inline>
        </w:drawing>
      </w:r>
    </w:p>
    <w:p w14:paraId="5C2B2D4D" w14:textId="68CBCA62" w:rsidR="00120C19" w:rsidRPr="009D74DB" w:rsidRDefault="00334D4B" w:rsidP="00262518">
      <w:pPr>
        <w:numPr>
          <w:ilvl w:val="0"/>
          <w:numId w:val="49"/>
        </w:numPr>
        <w:spacing w:after="0" w:line="360" w:lineRule="auto"/>
        <w:ind w:left="1701" w:hanging="283"/>
        <w:rPr>
          <w:lang w:val="sv-SE"/>
        </w:rPr>
      </w:pPr>
      <w:r w:rsidRPr="009D74DB">
        <w:rPr>
          <w:lang w:val="sv-SE"/>
        </w:rPr>
        <w:lastRenderedPageBreak/>
        <w:t xml:space="preserve">Tambahkan seluruh perubahan ke Git dengan perintah git </w:t>
      </w:r>
      <w:r w:rsidRPr="009D74DB">
        <w:rPr>
          <w:i/>
          <w:iCs/>
          <w:lang w:val="sv-SE"/>
        </w:rPr>
        <w:t>add</w:t>
      </w:r>
      <w:r w:rsidRPr="009D74DB">
        <w:rPr>
          <w:lang w:val="sv-SE"/>
        </w:rPr>
        <w:t xml:space="preserve"> .</w:t>
      </w:r>
    </w:p>
    <w:p w14:paraId="114605FD" w14:textId="5CF5C8F4" w:rsidR="00334D4B" w:rsidRPr="009D74DB" w:rsidRDefault="00334D4B" w:rsidP="00262518">
      <w:pPr>
        <w:spacing w:after="0" w:line="360" w:lineRule="auto"/>
        <w:ind w:left="1701"/>
        <w:rPr>
          <w:lang w:val="sv-SE"/>
        </w:rPr>
      </w:pPr>
      <w:r w:rsidRPr="009D74DB">
        <w:rPr>
          <w:noProof/>
          <w:lang w:val="sv-SE"/>
        </w:rPr>
        <w:drawing>
          <wp:inline distT="0" distB="0" distL="0" distR="0" wp14:anchorId="791E7C70" wp14:editId="5F5863B4">
            <wp:extent cx="3939540" cy="1137540"/>
            <wp:effectExtent l="19050" t="19050" r="22860" b="24765"/>
            <wp:docPr id="1252898154" name="Gambar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98">
                      <a:extLst>
                        <a:ext uri="{28A0092B-C50C-407E-A947-70E740481C1C}">
                          <a14:useLocalDpi xmlns:a14="http://schemas.microsoft.com/office/drawing/2010/main" val="0"/>
                        </a:ext>
                      </a:extLst>
                    </a:blip>
                    <a:srcRect t="39316"/>
                    <a:stretch/>
                  </pic:blipFill>
                  <pic:spPr bwMode="auto">
                    <a:xfrm>
                      <a:off x="0" y="0"/>
                      <a:ext cx="3939540" cy="1137540"/>
                    </a:xfrm>
                    <a:prstGeom prst="rect">
                      <a:avLst/>
                    </a:prstGeom>
                    <a:noFill/>
                    <a:ln w="1270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466065EB" w14:textId="77777777" w:rsidR="00334D4B" w:rsidRPr="009D74DB" w:rsidRDefault="00334D4B" w:rsidP="00262518">
      <w:pPr>
        <w:numPr>
          <w:ilvl w:val="0"/>
          <w:numId w:val="49"/>
        </w:numPr>
        <w:spacing w:after="0" w:line="360" w:lineRule="auto"/>
        <w:ind w:left="1701" w:hanging="283"/>
        <w:rPr>
          <w:lang w:val="en-ID"/>
        </w:rPr>
      </w:pPr>
      <w:r w:rsidRPr="009D74DB">
        <w:t xml:space="preserve">Lakukan </w:t>
      </w:r>
      <w:r w:rsidRPr="009D74DB">
        <w:rPr>
          <w:lang w:val="sv-SE"/>
        </w:rPr>
        <w:t>commit</w:t>
      </w:r>
      <w:r w:rsidRPr="009D74DB">
        <w:t xml:space="preserve"> pertama dengan perintah git commit -m "Initial commit modul 3"</w:t>
      </w:r>
    </w:p>
    <w:p w14:paraId="7B32CC3F" w14:textId="5CE81351" w:rsidR="00334D4B" w:rsidRPr="009D74DB" w:rsidRDefault="00334D4B" w:rsidP="00262518">
      <w:pPr>
        <w:spacing w:after="0" w:line="360" w:lineRule="auto"/>
        <w:ind w:left="1701"/>
        <w:rPr>
          <w:lang w:val="en-ID"/>
        </w:rPr>
      </w:pPr>
      <w:r w:rsidRPr="009D74DB">
        <w:rPr>
          <w:noProof/>
          <w:lang w:val="en-ID"/>
        </w:rPr>
        <w:drawing>
          <wp:inline distT="0" distB="0" distL="0" distR="0" wp14:anchorId="2198DE2F" wp14:editId="6B45754A">
            <wp:extent cx="3931399" cy="2429301"/>
            <wp:effectExtent l="19050" t="19050" r="12065" b="28575"/>
            <wp:docPr id="1119036604" nam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99">
                      <a:extLst>
                        <a:ext uri="{28A0092B-C50C-407E-A947-70E740481C1C}">
                          <a14:useLocalDpi xmlns:a14="http://schemas.microsoft.com/office/drawing/2010/main" val="0"/>
                        </a:ext>
                      </a:extLst>
                    </a:blip>
                    <a:srcRect b="20811"/>
                    <a:stretch>
                      <a:fillRect/>
                    </a:stretch>
                  </pic:blipFill>
                  <pic:spPr bwMode="auto">
                    <a:xfrm>
                      <a:off x="0" y="0"/>
                      <a:ext cx="3945850" cy="2438231"/>
                    </a:xfrm>
                    <a:prstGeom prst="rect">
                      <a:avLst/>
                    </a:prstGeom>
                    <a:noFill/>
                    <a:ln w="12700" cmpd="sng">
                      <a:solidFill>
                        <a:srgbClr val="000000"/>
                      </a:solidFill>
                      <a:miter lim="800000"/>
                      <a:headEnd/>
                      <a:tailEnd/>
                    </a:ln>
                    <a:effectLst/>
                  </pic:spPr>
                </pic:pic>
              </a:graphicData>
            </a:graphic>
          </wp:inline>
        </w:drawing>
      </w:r>
    </w:p>
    <w:p w14:paraId="66D291F5" w14:textId="77777777" w:rsidR="00334D4B" w:rsidRPr="009D74DB" w:rsidRDefault="00334D4B" w:rsidP="00262518">
      <w:pPr>
        <w:numPr>
          <w:ilvl w:val="0"/>
          <w:numId w:val="49"/>
        </w:numPr>
        <w:spacing w:after="0" w:line="360" w:lineRule="auto"/>
        <w:ind w:left="1701" w:hanging="283"/>
        <w:rPr>
          <w:lang w:val="en-ID"/>
        </w:rPr>
      </w:pPr>
      <w:r w:rsidRPr="009D74DB">
        <w:t>Buka web browser, masuk ke akun GitHub Anda, dan klik New Repository.</w:t>
      </w:r>
    </w:p>
    <w:p w14:paraId="3736549F" w14:textId="49422373" w:rsidR="00334D4B" w:rsidRPr="009D74DB" w:rsidRDefault="00334D4B" w:rsidP="00262518">
      <w:pPr>
        <w:spacing w:after="0" w:line="360" w:lineRule="auto"/>
        <w:ind w:left="1701"/>
        <w:rPr>
          <w:lang w:val="en-ID"/>
        </w:rPr>
      </w:pPr>
      <w:r w:rsidRPr="009D74DB">
        <w:rPr>
          <w:noProof/>
          <w:lang w:val="en-ID"/>
        </w:rPr>
        <w:drawing>
          <wp:inline distT="0" distB="0" distL="0" distR="0" wp14:anchorId="0090708B" wp14:editId="2B36D517">
            <wp:extent cx="3924300" cy="2979420"/>
            <wp:effectExtent l="19050" t="19050" r="19050" b="11430"/>
            <wp:docPr id="1872116243"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924300" cy="2979420"/>
                    </a:xfrm>
                    <a:prstGeom prst="rect">
                      <a:avLst/>
                    </a:prstGeom>
                    <a:noFill/>
                    <a:ln w="12700" cmpd="sng">
                      <a:solidFill>
                        <a:srgbClr val="000000"/>
                      </a:solidFill>
                      <a:miter lim="800000"/>
                      <a:headEnd/>
                      <a:tailEnd/>
                    </a:ln>
                    <a:effectLst/>
                  </pic:spPr>
                </pic:pic>
              </a:graphicData>
            </a:graphic>
          </wp:inline>
        </w:drawing>
      </w:r>
    </w:p>
    <w:p w14:paraId="3A5931D4" w14:textId="77777777" w:rsidR="00334D4B" w:rsidRPr="009D74DB" w:rsidRDefault="00334D4B" w:rsidP="00262518">
      <w:pPr>
        <w:numPr>
          <w:ilvl w:val="0"/>
          <w:numId w:val="49"/>
        </w:numPr>
        <w:spacing w:after="0" w:line="360" w:lineRule="auto"/>
        <w:ind w:left="1701" w:hanging="283"/>
        <w:rPr>
          <w:lang w:val="en-ID"/>
        </w:rPr>
      </w:pPr>
      <w:r w:rsidRPr="009D74DB">
        <w:lastRenderedPageBreak/>
        <w:t xml:space="preserve">Beri nama </w:t>
      </w:r>
      <w:r w:rsidRPr="009D74DB">
        <w:rPr>
          <w:i/>
          <w:iCs/>
        </w:rPr>
        <w:t>repositori</w:t>
      </w:r>
      <w:r w:rsidRPr="009D74DB">
        <w:t xml:space="preserve"> (misal: Modul3_RPL), biarkan </w:t>
      </w:r>
      <w:r w:rsidRPr="009D74DB">
        <w:rPr>
          <w:i/>
          <w:iCs/>
        </w:rPr>
        <w:t>publik</w:t>
      </w:r>
      <w:r w:rsidRPr="009D74DB">
        <w:t xml:space="preserve">, jangan centang penambahan </w:t>
      </w:r>
      <w:r w:rsidRPr="009D74DB">
        <w:rPr>
          <w:i/>
          <w:iCs/>
        </w:rPr>
        <w:t>README</w:t>
      </w:r>
      <w:r w:rsidRPr="009D74DB">
        <w:t xml:space="preserve">, lalu klik </w:t>
      </w:r>
      <w:r w:rsidRPr="009D74DB">
        <w:rPr>
          <w:i/>
          <w:iCs/>
        </w:rPr>
        <w:t>Create</w:t>
      </w:r>
      <w:r w:rsidRPr="009D74DB">
        <w:t xml:space="preserve"> </w:t>
      </w:r>
      <w:r w:rsidRPr="009D74DB">
        <w:rPr>
          <w:i/>
          <w:iCs/>
        </w:rPr>
        <w:t>repository</w:t>
      </w:r>
      <w:r w:rsidRPr="009D74DB">
        <w:t>.</w:t>
      </w:r>
    </w:p>
    <w:p w14:paraId="0AD9523C" w14:textId="37BEC449" w:rsidR="00334D4B" w:rsidRPr="009D74DB" w:rsidRDefault="00334D4B" w:rsidP="00262518">
      <w:pPr>
        <w:spacing w:after="0" w:line="360" w:lineRule="auto"/>
        <w:ind w:left="1701"/>
        <w:rPr>
          <w:lang w:val="en-ID"/>
        </w:rPr>
      </w:pPr>
      <w:r w:rsidRPr="009D74DB">
        <w:rPr>
          <w:noProof/>
          <w:lang w:val="en-ID"/>
        </w:rPr>
        <w:drawing>
          <wp:inline distT="0" distB="0" distL="0" distR="0" wp14:anchorId="403A3234" wp14:editId="47CE6040">
            <wp:extent cx="3908619" cy="2279176"/>
            <wp:effectExtent l="19050" t="19050" r="15875" b="26035"/>
            <wp:docPr id="1913198807"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bwMode="auto">
                    <a:xfrm>
                      <a:off x="0" y="0"/>
                      <a:ext cx="3911914" cy="2281097"/>
                    </a:xfrm>
                    <a:prstGeom prst="rect">
                      <a:avLst/>
                    </a:prstGeom>
                    <a:noFill/>
                    <a:ln w="12700" cmpd="sng">
                      <a:solidFill>
                        <a:srgbClr val="000000"/>
                      </a:solidFill>
                      <a:miter lim="800000"/>
                      <a:headEnd/>
                      <a:tailEnd/>
                    </a:ln>
                    <a:effectLst/>
                  </pic:spPr>
                </pic:pic>
              </a:graphicData>
            </a:graphic>
          </wp:inline>
        </w:drawing>
      </w:r>
    </w:p>
    <w:p w14:paraId="4E346E76" w14:textId="77777777" w:rsidR="00334D4B" w:rsidRPr="009D74DB" w:rsidRDefault="00334D4B" w:rsidP="00262518">
      <w:pPr>
        <w:numPr>
          <w:ilvl w:val="0"/>
          <w:numId w:val="49"/>
        </w:numPr>
        <w:spacing w:after="0" w:line="360" w:lineRule="auto"/>
        <w:ind w:left="1701" w:hanging="283"/>
        <w:rPr>
          <w:lang w:val="en-ID"/>
        </w:rPr>
      </w:pPr>
      <w:r w:rsidRPr="009D74DB">
        <w:t xml:space="preserve">Salin perintah yang ada di bagian </w:t>
      </w:r>
      <w:r w:rsidRPr="009D74DB">
        <w:rPr>
          <w:i/>
          <w:iCs/>
        </w:rPr>
        <w:t>"push an existing repository from the command line"</w:t>
      </w:r>
      <w:r w:rsidRPr="009D74DB">
        <w:t>, dan jalankan di terminal VS Code Anda:</w:t>
      </w:r>
    </w:p>
    <w:p w14:paraId="4C7E7437" w14:textId="77777777" w:rsidR="00334D4B" w:rsidRPr="009D74DB" w:rsidRDefault="00334D4B" w:rsidP="00262518">
      <w:pPr>
        <w:spacing w:after="0" w:line="360" w:lineRule="auto"/>
        <w:ind w:left="1701"/>
      </w:pPr>
      <w:r w:rsidRPr="009D74DB">
        <w:t xml:space="preserve">git remote add origin </w:t>
      </w:r>
      <w:hyperlink r:id="rId102" w:history="1">
        <w:r w:rsidRPr="009D74DB">
          <w:rPr>
            <w:rStyle w:val="Hyperlink"/>
          </w:rPr>
          <w:t>https://github.com/username-anda/Modul3_RPL.git</w:t>
        </w:r>
      </w:hyperlink>
    </w:p>
    <w:p w14:paraId="2A3D4988" w14:textId="77777777" w:rsidR="00334D4B" w:rsidRPr="009D74DB" w:rsidRDefault="00334D4B" w:rsidP="00262518">
      <w:pPr>
        <w:spacing w:after="0" w:line="360" w:lineRule="auto"/>
        <w:ind w:left="1701"/>
      </w:pPr>
      <w:r w:rsidRPr="009D74DB">
        <w:t>git branch -M main</w:t>
      </w:r>
    </w:p>
    <w:p w14:paraId="0C3AC14C" w14:textId="77777777" w:rsidR="00334D4B" w:rsidRPr="009D74DB" w:rsidRDefault="00334D4B" w:rsidP="00262518">
      <w:pPr>
        <w:spacing w:after="0" w:line="360" w:lineRule="auto"/>
        <w:ind w:left="1701"/>
      </w:pPr>
      <w:r w:rsidRPr="009D74DB">
        <w:t>git push -u origin main</w:t>
      </w:r>
    </w:p>
    <w:p w14:paraId="451640BF" w14:textId="1D834DA5" w:rsidR="00334D4B" w:rsidRPr="009D74DB" w:rsidRDefault="00334D4B" w:rsidP="00262518">
      <w:pPr>
        <w:spacing w:after="0" w:line="360" w:lineRule="auto"/>
        <w:ind w:left="1701"/>
      </w:pPr>
      <w:r w:rsidRPr="009D74DB">
        <w:rPr>
          <w:noProof/>
        </w:rPr>
        <w:drawing>
          <wp:inline distT="0" distB="0" distL="0" distR="0" wp14:anchorId="13A4C717" wp14:editId="548335E4">
            <wp:extent cx="3909060" cy="1105469"/>
            <wp:effectExtent l="19050" t="19050" r="15240" b="19050"/>
            <wp:docPr id="2052074329" name="Gambar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4047574" cy="1144640"/>
                    </a:xfrm>
                    <a:prstGeom prst="rect">
                      <a:avLst/>
                    </a:prstGeom>
                    <a:noFill/>
                    <a:ln w="12700" cmpd="sng">
                      <a:solidFill>
                        <a:srgbClr val="000000"/>
                      </a:solidFill>
                      <a:miter lim="800000"/>
                      <a:headEnd/>
                      <a:tailEnd/>
                    </a:ln>
                    <a:effectLst/>
                  </pic:spPr>
                </pic:pic>
              </a:graphicData>
            </a:graphic>
          </wp:inline>
        </w:drawing>
      </w:r>
    </w:p>
    <w:p w14:paraId="6965DA90" w14:textId="2AAF776E" w:rsidR="00334D4B" w:rsidRPr="009D74DB" w:rsidRDefault="00334D4B" w:rsidP="00262518">
      <w:pPr>
        <w:spacing w:after="0" w:line="360" w:lineRule="auto"/>
        <w:ind w:left="1701"/>
      </w:pPr>
      <w:r w:rsidRPr="009D74DB">
        <w:rPr>
          <w:noProof/>
        </w:rPr>
        <w:drawing>
          <wp:inline distT="0" distB="0" distL="0" distR="0" wp14:anchorId="33768643" wp14:editId="4BF7522D">
            <wp:extent cx="3900987" cy="2070100"/>
            <wp:effectExtent l="19050" t="19050" r="23495" b="25400"/>
            <wp:docPr id="614824755"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921139" cy="2080794"/>
                    </a:xfrm>
                    <a:prstGeom prst="rect">
                      <a:avLst/>
                    </a:prstGeom>
                    <a:noFill/>
                    <a:ln w="12700" cmpd="sng">
                      <a:solidFill>
                        <a:srgbClr val="000000"/>
                      </a:solidFill>
                      <a:miter lim="800000"/>
                      <a:headEnd/>
                      <a:tailEnd/>
                    </a:ln>
                    <a:effectLst/>
                  </pic:spPr>
                </pic:pic>
              </a:graphicData>
            </a:graphic>
          </wp:inline>
        </w:drawing>
      </w:r>
    </w:p>
    <w:p w14:paraId="67F40530" w14:textId="3541B1C5" w:rsidR="00120C19" w:rsidRPr="009D74DB" w:rsidRDefault="00120C19" w:rsidP="00262518">
      <w:pPr>
        <w:pStyle w:val="Heading3"/>
        <w:numPr>
          <w:ilvl w:val="2"/>
          <w:numId w:val="11"/>
        </w:numPr>
        <w:spacing w:before="0" w:line="360" w:lineRule="auto"/>
        <w:ind w:left="1134" w:hanging="567"/>
        <w:jc w:val="both"/>
        <w:rPr>
          <w:rFonts w:cs="Times New Roman"/>
          <w:lang w:val="sv-SE"/>
        </w:rPr>
      </w:pPr>
      <w:r w:rsidRPr="009D74DB">
        <w:rPr>
          <w:rFonts w:cs="Times New Roman"/>
        </w:rPr>
        <w:br w:type="page"/>
      </w:r>
      <w:r w:rsidRPr="009D74DB">
        <w:rPr>
          <w:rFonts w:eastAsia="Times New Roman" w:cs="Times New Roman"/>
          <w:color w:val="000000"/>
          <w:lang w:val="en-ID"/>
        </w:rPr>
        <w:lastRenderedPageBreak/>
        <w:t>Perancangan</w:t>
      </w:r>
      <w:r w:rsidRPr="009D74DB">
        <w:rPr>
          <w:rFonts w:cs="Times New Roman"/>
          <w:lang w:val="sv-SE"/>
        </w:rPr>
        <w:t xml:space="preserve"> </w:t>
      </w:r>
      <w:r w:rsidRPr="009D74DB">
        <w:rPr>
          <w:rFonts w:cs="Times New Roman"/>
        </w:rPr>
        <w:t>Model</w:t>
      </w:r>
      <w:r w:rsidRPr="009D74DB">
        <w:rPr>
          <w:rFonts w:cs="Times New Roman"/>
          <w:lang w:val="sv-SE"/>
        </w:rPr>
        <w:t xml:space="preserve"> Python Dan Integrasi Basis Data </w:t>
      </w:r>
      <w:r w:rsidR="00671F46" w:rsidRPr="009D74DB">
        <w:rPr>
          <w:rFonts w:cs="Times New Roman"/>
          <w:i/>
          <w:lang w:val="sv-SE"/>
        </w:rPr>
        <w:t xml:space="preserve">Mysql </w:t>
      </w:r>
    </w:p>
    <w:p w14:paraId="173F1838" w14:textId="77777777" w:rsidR="005907E3" w:rsidRPr="009D74DB" w:rsidRDefault="005907E3" w:rsidP="00262518">
      <w:pPr>
        <w:pStyle w:val="ListParagraph"/>
        <w:numPr>
          <w:ilvl w:val="0"/>
          <w:numId w:val="58"/>
        </w:numPr>
        <w:spacing w:after="0" w:line="360" w:lineRule="auto"/>
        <w:ind w:left="1418" w:hanging="284"/>
      </w:pPr>
      <w:r w:rsidRPr="009D74DB">
        <w:t xml:space="preserve">Persiapan Layanan Basis Data (Laragon) </w:t>
      </w:r>
    </w:p>
    <w:p w14:paraId="161AA92E" w14:textId="243A93AD" w:rsidR="007C61E5" w:rsidRPr="009D74DB" w:rsidRDefault="005907E3" w:rsidP="00262518">
      <w:pPr>
        <w:pStyle w:val="ListParagraph"/>
        <w:numPr>
          <w:ilvl w:val="0"/>
          <w:numId w:val="59"/>
        </w:numPr>
        <w:spacing w:after="0" w:line="360" w:lineRule="auto"/>
        <w:ind w:left="1701" w:hanging="283"/>
      </w:pPr>
      <w:r w:rsidRPr="009D74DB">
        <w:t xml:space="preserve">Buka aplikasi Laragon, lalu klik tombol Mulai Semua untuk menjalankan service Apache dan </w:t>
      </w:r>
      <w:r w:rsidR="00671F46" w:rsidRPr="009D74DB">
        <w:rPr>
          <w:i/>
        </w:rPr>
        <w:t xml:space="preserve">Mysql </w:t>
      </w:r>
      <w:r w:rsidRPr="009D74DB">
        <w:t>.</w:t>
      </w:r>
    </w:p>
    <w:p w14:paraId="4C18F9CE" w14:textId="337B23D6" w:rsidR="00EB3AB5" w:rsidRPr="009D74DB" w:rsidRDefault="00EB3AB5" w:rsidP="00262518">
      <w:pPr>
        <w:pStyle w:val="ListParagraph"/>
        <w:spacing w:after="0" w:line="360" w:lineRule="auto"/>
        <w:ind w:left="1701" w:firstLine="0"/>
      </w:pPr>
      <w:ins w:id="1" w:author="Surya Saputra" w:date="2026-10-04T21:41:00Z">
        <w:r w:rsidRPr="009D74DB">
          <w:rPr>
            <w:noProof/>
          </w:rPr>
          <w:drawing>
            <wp:inline distT="0" distB="0" distL="0" distR="0" wp14:anchorId="173ADAE3" wp14:editId="63F32C1D">
              <wp:extent cx="3905828" cy="1891862"/>
              <wp:effectExtent l="19050" t="19050" r="1905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930155" cy="1903645"/>
                      </a:xfrm>
                      <a:prstGeom prst="rect">
                        <a:avLst/>
                      </a:prstGeom>
                      <a:noFill/>
                      <a:ln w="12700" cmpd="sng">
                        <a:solidFill>
                          <a:srgbClr val="000000"/>
                        </a:solidFill>
                        <a:miter lim="800000"/>
                        <a:headEnd/>
                        <a:tailEnd/>
                      </a:ln>
                      <a:effectLst/>
                    </pic:spPr>
                  </pic:pic>
                </a:graphicData>
              </a:graphic>
            </wp:inline>
          </w:drawing>
        </w:r>
      </w:ins>
    </w:p>
    <w:p w14:paraId="326BDCCF" w14:textId="53C296A5" w:rsidR="005907E3" w:rsidRPr="009D74DB" w:rsidRDefault="005907E3" w:rsidP="00262518">
      <w:pPr>
        <w:pStyle w:val="ListParagraph"/>
        <w:numPr>
          <w:ilvl w:val="0"/>
          <w:numId w:val="59"/>
        </w:numPr>
        <w:spacing w:after="0" w:line="360" w:lineRule="auto"/>
        <w:ind w:left="1701" w:hanging="283"/>
      </w:pPr>
      <w:r w:rsidRPr="009D74DB">
        <w:t xml:space="preserve">Pastikan basis data perpustakaan beserta tabel buku, anggota, dan peminjaman yang telah dikerjakan pada Modul II masih tersedia dan dapat diakses. </w:t>
      </w:r>
    </w:p>
    <w:p w14:paraId="6B1A1D2B" w14:textId="3CAB8CF0" w:rsidR="0072377B" w:rsidRPr="009D74DB" w:rsidRDefault="0072377B" w:rsidP="00262518">
      <w:pPr>
        <w:pStyle w:val="ListParagraph"/>
        <w:spacing w:after="0" w:line="360" w:lineRule="auto"/>
        <w:ind w:left="1701" w:firstLine="0"/>
      </w:pPr>
      <w:r w:rsidRPr="009D74DB">
        <w:rPr>
          <w:noProof/>
        </w:rPr>
        <w:drawing>
          <wp:inline distT="0" distB="0" distL="0" distR="0" wp14:anchorId="1C4AA4C9" wp14:editId="4BBF1274">
            <wp:extent cx="3915759" cy="1380268"/>
            <wp:effectExtent l="19050" t="19050" r="889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949029" cy="1391996"/>
                    </a:xfrm>
                    <a:prstGeom prst="rect">
                      <a:avLst/>
                    </a:prstGeom>
                    <a:noFill/>
                    <a:ln w="12700" cmpd="sng">
                      <a:solidFill>
                        <a:srgbClr val="000000"/>
                      </a:solidFill>
                      <a:miter lim="800000"/>
                      <a:headEnd/>
                      <a:tailEnd/>
                    </a:ln>
                    <a:effectLst/>
                  </pic:spPr>
                </pic:pic>
              </a:graphicData>
            </a:graphic>
          </wp:inline>
        </w:drawing>
      </w:r>
    </w:p>
    <w:p w14:paraId="48ED264D" w14:textId="77777777" w:rsidR="005907E3" w:rsidRPr="009D74DB" w:rsidRDefault="005907E3" w:rsidP="00262518">
      <w:pPr>
        <w:pStyle w:val="ListParagraph"/>
        <w:numPr>
          <w:ilvl w:val="0"/>
          <w:numId w:val="58"/>
        </w:numPr>
        <w:spacing w:after="0" w:line="360" w:lineRule="auto"/>
        <w:ind w:left="1418" w:hanging="284"/>
      </w:pPr>
      <w:r w:rsidRPr="009D74DB">
        <w:t xml:space="preserve">Instalasi Pustaka Penghubung Python </w:t>
      </w:r>
    </w:p>
    <w:p w14:paraId="48F93A34" w14:textId="7C33B797" w:rsidR="005907E3" w:rsidRPr="009D74DB" w:rsidRDefault="005907E3" w:rsidP="00262518">
      <w:pPr>
        <w:pStyle w:val="ListParagraph"/>
        <w:numPr>
          <w:ilvl w:val="0"/>
          <w:numId w:val="60"/>
        </w:numPr>
        <w:spacing w:after="0" w:line="360" w:lineRule="auto"/>
        <w:ind w:left="1701" w:hanging="283"/>
      </w:pPr>
      <w:r w:rsidRPr="009D74DB">
        <w:t xml:space="preserve">Buka folder proyek Python Anda di Visual Studio Code (lanjutan dari Modul 3). </w:t>
      </w:r>
    </w:p>
    <w:p w14:paraId="671718AF" w14:textId="243D566D" w:rsidR="0072377B" w:rsidRPr="009D74DB" w:rsidRDefault="00CE07D3" w:rsidP="00262518">
      <w:pPr>
        <w:pStyle w:val="ListParagraph"/>
        <w:spacing w:after="0" w:line="360" w:lineRule="auto"/>
        <w:ind w:left="1701" w:firstLine="0"/>
      </w:pPr>
      <w:r w:rsidRPr="009D74DB">
        <w:rPr>
          <w:noProof/>
        </w:rPr>
        <w:drawing>
          <wp:inline distT="0" distB="0" distL="0" distR="0" wp14:anchorId="60295169" wp14:editId="4595595C">
            <wp:extent cx="3924300" cy="1913861"/>
            <wp:effectExtent l="19050" t="19050" r="1905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955194" cy="1928928"/>
                    </a:xfrm>
                    <a:prstGeom prst="rect">
                      <a:avLst/>
                    </a:prstGeom>
                    <a:noFill/>
                    <a:ln w="12700" cmpd="sng">
                      <a:solidFill>
                        <a:srgbClr val="000000"/>
                      </a:solidFill>
                      <a:miter lim="800000"/>
                      <a:headEnd/>
                      <a:tailEnd/>
                    </a:ln>
                    <a:effectLst/>
                  </pic:spPr>
                </pic:pic>
              </a:graphicData>
            </a:graphic>
          </wp:inline>
        </w:drawing>
      </w:r>
    </w:p>
    <w:p w14:paraId="6F53CA26" w14:textId="77777777" w:rsidR="005907E3" w:rsidRPr="009D74DB" w:rsidRDefault="005907E3" w:rsidP="00262518">
      <w:pPr>
        <w:pStyle w:val="ListParagraph"/>
        <w:numPr>
          <w:ilvl w:val="0"/>
          <w:numId w:val="60"/>
        </w:numPr>
        <w:spacing w:after="0" w:line="360" w:lineRule="auto"/>
        <w:ind w:left="1701" w:hanging="283"/>
      </w:pPr>
      <w:r w:rsidRPr="009D74DB">
        <w:lastRenderedPageBreak/>
        <w:t>Pastikan Virtual Environment (env) sudah aktif di terminal.</w:t>
      </w:r>
    </w:p>
    <w:p w14:paraId="4CD92FD0" w14:textId="1679125F" w:rsidR="00CE07D3" w:rsidRPr="009D74DB" w:rsidRDefault="005907E3" w:rsidP="00262518">
      <w:pPr>
        <w:pStyle w:val="ListParagraph"/>
        <w:numPr>
          <w:ilvl w:val="0"/>
          <w:numId w:val="60"/>
        </w:numPr>
        <w:spacing w:after="0" w:line="360" w:lineRule="auto"/>
        <w:ind w:left="1701" w:hanging="283"/>
      </w:pPr>
      <w:r w:rsidRPr="009D74DB">
        <w:t xml:space="preserve">Instal pustaka konektor </w:t>
      </w:r>
      <w:r w:rsidR="00671F46" w:rsidRPr="009D74DB">
        <w:rPr>
          <w:i/>
        </w:rPr>
        <w:t xml:space="preserve">Mysql </w:t>
      </w:r>
      <w:r w:rsidRPr="009D74DB">
        <w:t xml:space="preserve"> dengan mengetik perintah berikut di terminal:</w:t>
      </w:r>
    </w:p>
    <w:p w14:paraId="63E34027" w14:textId="6B52939C" w:rsidR="005907E3" w:rsidRPr="009D74DB" w:rsidRDefault="005907E3" w:rsidP="00262518">
      <w:pPr>
        <w:pStyle w:val="ListParagraph"/>
        <w:spacing w:after="0" w:line="360" w:lineRule="auto"/>
        <w:ind w:left="1701" w:firstLine="0"/>
      </w:pPr>
      <w:r w:rsidRPr="009D74DB">
        <w:t xml:space="preserve">pip install </w:t>
      </w:r>
      <w:r w:rsidR="00671F46" w:rsidRPr="009D74DB">
        <w:rPr>
          <w:i/>
        </w:rPr>
        <w:t xml:space="preserve">Mysql </w:t>
      </w:r>
      <w:r w:rsidRPr="009D74DB">
        <w:t xml:space="preserve">-connector-python. </w:t>
      </w:r>
    </w:p>
    <w:p w14:paraId="454C96D0" w14:textId="493AD34B" w:rsidR="00CE07D3" w:rsidRPr="009D74DB" w:rsidRDefault="00CE07D3" w:rsidP="00262518">
      <w:pPr>
        <w:pStyle w:val="ListParagraph"/>
        <w:spacing w:after="0" w:line="360" w:lineRule="auto"/>
        <w:ind w:left="1701" w:firstLine="0"/>
      </w:pPr>
      <w:r w:rsidRPr="009D74DB">
        <w:rPr>
          <w:noProof/>
        </w:rPr>
        <w:drawing>
          <wp:inline distT="0" distB="0" distL="0" distR="0" wp14:anchorId="0C9E5B72" wp14:editId="45D1249D">
            <wp:extent cx="3923030" cy="765544"/>
            <wp:effectExtent l="19050" t="19050" r="20320"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953192" cy="771430"/>
                    </a:xfrm>
                    <a:prstGeom prst="rect">
                      <a:avLst/>
                    </a:prstGeom>
                    <a:ln w="12700">
                      <a:solidFill>
                        <a:schemeClr val="tx1"/>
                      </a:solidFill>
                    </a:ln>
                  </pic:spPr>
                </pic:pic>
              </a:graphicData>
            </a:graphic>
          </wp:inline>
        </w:drawing>
      </w:r>
    </w:p>
    <w:p w14:paraId="367D7021" w14:textId="77777777" w:rsidR="005907E3" w:rsidRPr="009D74DB" w:rsidRDefault="005907E3" w:rsidP="00262518">
      <w:pPr>
        <w:pStyle w:val="ListParagraph"/>
        <w:numPr>
          <w:ilvl w:val="0"/>
          <w:numId w:val="58"/>
        </w:numPr>
        <w:spacing w:after="0" w:line="360" w:lineRule="auto"/>
        <w:ind w:left="1418" w:hanging="284"/>
      </w:pPr>
      <w:r w:rsidRPr="009D74DB">
        <w:t xml:space="preserve">Konfigurasi Koneksi Basis Data </w:t>
      </w:r>
    </w:p>
    <w:p w14:paraId="26849644" w14:textId="0376764D" w:rsidR="005907E3" w:rsidRPr="009D74DB" w:rsidRDefault="005907E3" w:rsidP="00262518">
      <w:pPr>
        <w:pStyle w:val="ListParagraph"/>
        <w:numPr>
          <w:ilvl w:val="0"/>
          <w:numId w:val="61"/>
        </w:numPr>
        <w:spacing w:after="0" w:line="360" w:lineRule="auto"/>
        <w:ind w:left="1701" w:hanging="283"/>
      </w:pPr>
      <w:r w:rsidRPr="009D74DB">
        <w:t xml:space="preserve">Buat folder baru di dalam proyek dengan nama config (meniru struktur direktori pada Modul II). </w:t>
      </w:r>
    </w:p>
    <w:p w14:paraId="72A52496" w14:textId="26F975D5" w:rsidR="00CE07D3" w:rsidRPr="009D74DB" w:rsidRDefault="00CE07D3" w:rsidP="00262518">
      <w:pPr>
        <w:pStyle w:val="ListParagraph"/>
        <w:spacing w:after="0" w:line="360" w:lineRule="auto"/>
        <w:ind w:left="1701" w:firstLine="0"/>
      </w:pPr>
      <w:r w:rsidRPr="009D74DB">
        <w:rPr>
          <w:noProof/>
        </w:rPr>
        <w:drawing>
          <wp:inline distT="0" distB="0" distL="0" distR="0" wp14:anchorId="4B2A20C1" wp14:editId="7837E9BE">
            <wp:extent cx="3923030" cy="1476375"/>
            <wp:effectExtent l="19050" t="19050" r="2032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926174" cy="1477558"/>
                    </a:xfrm>
                    <a:prstGeom prst="rect">
                      <a:avLst/>
                    </a:prstGeom>
                    <a:ln w="12700">
                      <a:solidFill>
                        <a:schemeClr val="tx1"/>
                      </a:solidFill>
                    </a:ln>
                  </pic:spPr>
                </pic:pic>
              </a:graphicData>
            </a:graphic>
          </wp:inline>
        </w:drawing>
      </w:r>
    </w:p>
    <w:p w14:paraId="29F99884" w14:textId="77777777" w:rsidR="005907E3" w:rsidRPr="009D74DB" w:rsidRDefault="005907E3" w:rsidP="00262518">
      <w:pPr>
        <w:pStyle w:val="ListParagraph"/>
        <w:numPr>
          <w:ilvl w:val="0"/>
          <w:numId w:val="61"/>
        </w:numPr>
        <w:spacing w:after="0" w:line="360" w:lineRule="auto"/>
        <w:ind w:left="1701" w:hanging="283"/>
      </w:pPr>
      <w:r w:rsidRPr="009D74DB">
        <w:t xml:space="preserve">Di dalam folder config, buat file bernama database.py  </w:t>
      </w:r>
    </w:p>
    <w:p w14:paraId="6062BE35" w14:textId="6378BE6F" w:rsidR="005907E3" w:rsidRPr="009D74DB" w:rsidRDefault="005907E3" w:rsidP="00262518">
      <w:pPr>
        <w:pStyle w:val="ListParagraph"/>
        <w:numPr>
          <w:ilvl w:val="0"/>
          <w:numId w:val="61"/>
        </w:numPr>
        <w:spacing w:after="0" w:line="360" w:lineRule="auto"/>
        <w:ind w:left="1701" w:hanging="283"/>
      </w:pPr>
      <w:r w:rsidRPr="009D74DB">
        <w:t>Tulis skrip koneksi berikut untuk menghubungkan Python ke database perpustakaan di Laragon:</w:t>
      </w:r>
    </w:p>
    <w:p w14:paraId="2A2E9951" w14:textId="3DB8A216" w:rsidR="00CE07D3" w:rsidRPr="009D74DB" w:rsidRDefault="00CE07D3" w:rsidP="00262518">
      <w:pPr>
        <w:pStyle w:val="ListParagraph"/>
        <w:spacing w:after="0" w:line="360" w:lineRule="auto"/>
        <w:ind w:left="1701" w:firstLine="0"/>
      </w:pPr>
      <w:r w:rsidRPr="009D74DB">
        <w:rPr>
          <w:noProof/>
        </w:rPr>
        <w:drawing>
          <wp:inline distT="0" distB="0" distL="0" distR="0" wp14:anchorId="6F2EFB09" wp14:editId="75CE770B">
            <wp:extent cx="3924300" cy="190500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956471" cy="1920617"/>
                    </a:xfrm>
                    <a:prstGeom prst="rect">
                      <a:avLst/>
                    </a:prstGeom>
                    <a:ln w="12700">
                      <a:solidFill>
                        <a:schemeClr val="tx1"/>
                      </a:solidFill>
                    </a:ln>
                  </pic:spPr>
                </pic:pic>
              </a:graphicData>
            </a:graphic>
          </wp:inline>
        </w:drawing>
      </w:r>
    </w:p>
    <w:p w14:paraId="534F4AE9" w14:textId="77777777" w:rsidR="005907E3" w:rsidRPr="009D74DB" w:rsidRDefault="005907E3" w:rsidP="00262518">
      <w:pPr>
        <w:pStyle w:val="ListParagraph"/>
        <w:numPr>
          <w:ilvl w:val="0"/>
          <w:numId w:val="58"/>
        </w:numPr>
        <w:spacing w:after="0" w:line="360" w:lineRule="auto"/>
        <w:ind w:left="1418" w:hanging="284"/>
      </w:pPr>
      <w:r w:rsidRPr="009D74DB">
        <w:t xml:space="preserve">Implementasi Model Buku di Python </w:t>
      </w:r>
    </w:p>
    <w:p w14:paraId="75DEC099" w14:textId="77777777" w:rsidR="005907E3" w:rsidRPr="009D74DB" w:rsidRDefault="005907E3" w:rsidP="00262518">
      <w:pPr>
        <w:pStyle w:val="ListParagraph"/>
        <w:numPr>
          <w:ilvl w:val="0"/>
          <w:numId w:val="62"/>
        </w:numPr>
        <w:spacing w:after="0" w:line="360" w:lineRule="auto"/>
        <w:ind w:left="1701" w:hanging="283"/>
      </w:pPr>
      <w:r w:rsidRPr="009D74DB">
        <w:t>Buat folder models di direktori proyek Anda.</w:t>
      </w:r>
    </w:p>
    <w:p w14:paraId="09545B9B" w14:textId="77777777" w:rsidR="005907E3" w:rsidRPr="009D74DB" w:rsidRDefault="005907E3" w:rsidP="00262518">
      <w:pPr>
        <w:pStyle w:val="ListParagraph"/>
        <w:numPr>
          <w:ilvl w:val="0"/>
          <w:numId w:val="62"/>
        </w:numPr>
        <w:spacing w:after="0" w:line="360" w:lineRule="auto"/>
        <w:ind w:left="1701" w:hanging="283"/>
      </w:pPr>
      <w:r w:rsidRPr="009D74DB">
        <w:t>Di dalam folder models, buat file buku_model.py.</w:t>
      </w:r>
    </w:p>
    <w:p w14:paraId="4009D477" w14:textId="6F29B30C" w:rsidR="005907E3" w:rsidRPr="009D74DB" w:rsidRDefault="005907E3" w:rsidP="00262518">
      <w:pPr>
        <w:pStyle w:val="ListParagraph"/>
        <w:numPr>
          <w:ilvl w:val="0"/>
          <w:numId w:val="62"/>
        </w:numPr>
        <w:spacing w:after="0" w:line="360" w:lineRule="auto"/>
        <w:ind w:left="1701" w:hanging="283"/>
      </w:pPr>
      <w:r w:rsidRPr="009D74DB">
        <w:lastRenderedPageBreak/>
        <w:t xml:space="preserve">Tulis kode berikut yang disesuaikan dengan struktur kolom judul, penulis, dan tahun_terbit dari tabel buku pada Modul II: </w:t>
      </w:r>
    </w:p>
    <w:p w14:paraId="2DC6C6E6" w14:textId="332E4358" w:rsidR="00AD4E7E" w:rsidRPr="009D74DB" w:rsidRDefault="00AD4E7E" w:rsidP="00262518">
      <w:pPr>
        <w:pStyle w:val="ListParagraph"/>
        <w:spacing w:after="0" w:line="360" w:lineRule="auto"/>
        <w:ind w:left="1701" w:firstLine="0"/>
      </w:pPr>
      <w:r w:rsidRPr="009D74DB">
        <w:rPr>
          <w:noProof/>
        </w:rPr>
        <w:drawing>
          <wp:inline distT="0" distB="0" distL="0" distR="0" wp14:anchorId="531B43FF" wp14:editId="7772C72C">
            <wp:extent cx="3942272" cy="2690752"/>
            <wp:effectExtent l="19050" t="19050" r="2032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l="26675"/>
                    <a:stretch/>
                  </pic:blipFill>
                  <pic:spPr bwMode="auto">
                    <a:xfrm>
                      <a:off x="0" y="0"/>
                      <a:ext cx="3977287" cy="271465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414587E" w14:textId="77777777" w:rsidR="005907E3" w:rsidRPr="009D74DB" w:rsidRDefault="005907E3" w:rsidP="00262518">
      <w:pPr>
        <w:pStyle w:val="ListParagraph"/>
        <w:numPr>
          <w:ilvl w:val="0"/>
          <w:numId w:val="58"/>
        </w:numPr>
        <w:spacing w:after="0" w:line="360" w:lineRule="auto"/>
        <w:ind w:left="1418" w:hanging="284"/>
      </w:pPr>
      <w:r w:rsidRPr="009D74DB">
        <w:t xml:space="preserve">Pengujian Model (Testing) </w:t>
      </w:r>
    </w:p>
    <w:p w14:paraId="55CC0F92" w14:textId="77777777" w:rsidR="005907E3" w:rsidRPr="009D74DB" w:rsidRDefault="005907E3" w:rsidP="00262518">
      <w:pPr>
        <w:pStyle w:val="ListParagraph"/>
        <w:numPr>
          <w:ilvl w:val="0"/>
          <w:numId w:val="63"/>
        </w:numPr>
        <w:spacing w:after="0" w:line="360" w:lineRule="auto"/>
        <w:ind w:left="1701" w:hanging="283"/>
      </w:pPr>
      <w:r w:rsidRPr="009D74DB">
        <w:t>Buat file test_model.py di luar folder models dan config.</w:t>
      </w:r>
    </w:p>
    <w:p w14:paraId="03964369" w14:textId="6961DF12" w:rsidR="00AD4E7E" w:rsidRPr="009D74DB" w:rsidRDefault="005907E3" w:rsidP="00262518">
      <w:pPr>
        <w:pStyle w:val="ListParagraph"/>
        <w:numPr>
          <w:ilvl w:val="0"/>
          <w:numId w:val="63"/>
        </w:numPr>
        <w:spacing w:after="0" w:line="360" w:lineRule="auto"/>
        <w:ind w:left="1701" w:hanging="283"/>
      </w:pPr>
      <w:r w:rsidRPr="009D74DB">
        <w:t>Uji fungsionalitas Model Python Anda dengan skrip berikut</w:t>
      </w:r>
      <w:r w:rsidR="00AD4E7E" w:rsidRPr="009D74DB">
        <w:t>:</w:t>
      </w:r>
    </w:p>
    <w:p w14:paraId="52D693AF" w14:textId="36A4BFE1" w:rsidR="005907E3" w:rsidRPr="009D74DB" w:rsidRDefault="00AD4E7E" w:rsidP="00262518">
      <w:pPr>
        <w:pStyle w:val="ListParagraph"/>
        <w:spacing w:after="0" w:line="360" w:lineRule="auto"/>
        <w:ind w:left="1701" w:firstLine="0"/>
      </w:pPr>
      <w:r w:rsidRPr="009D74DB">
        <w:rPr>
          <w:noProof/>
        </w:rPr>
        <w:drawing>
          <wp:inline distT="0" distB="0" distL="0" distR="0" wp14:anchorId="7F8B8EA0" wp14:editId="4814C236">
            <wp:extent cx="3927532" cy="2143125"/>
            <wp:effectExtent l="19050" t="19050" r="1587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952260" cy="2156618"/>
                    </a:xfrm>
                    <a:prstGeom prst="rect">
                      <a:avLst/>
                    </a:prstGeom>
                    <a:ln w="12700">
                      <a:solidFill>
                        <a:schemeClr val="tx1"/>
                      </a:solidFill>
                    </a:ln>
                  </pic:spPr>
                </pic:pic>
              </a:graphicData>
            </a:graphic>
          </wp:inline>
        </w:drawing>
      </w:r>
    </w:p>
    <w:p w14:paraId="05FEE1D2" w14:textId="094FCFC9" w:rsidR="005907E3" w:rsidRPr="009D74DB" w:rsidRDefault="005907E3" w:rsidP="00262518">
      <w:pPr>
        <w:pStyle w:val="ListParagraph"/>
        <w:numPr>
          <w:ilvl w:val="0"/>
          <w:numId w:val="63"/>
        </w:numPr>
        <w:spacing w:after="0" w:line="360" w:lineRule="auto"/>
        <w:ind w:left="1701" w:hanging="283"/>
      </w:pPr>
      <w:r w:rsidRPr="009D74DB">
        <w:t xml:space="preserve">Jalankan perintah python test_model.py di terminal VS Code Anda. </w:t>
      </w:r>
    </w:p>
    <w:p w14:paraId="55E2FB9B" w14:textId="57E8EA34" w:rsidR="00AD4E7E" w:rsidRPr="009D74DB" w:rsidRDefault="0004133A" w:rsidP="00262518">
      <w:pPr>
        <w:pStyle w:val="ListParagraph"/>
        <w:spacing w:after="0" w:line="360" w:lineRule="auto"/>
        <w:ind w:left="1701" w:firstLine="0"/>
      </w:pPr>
      <w:r w:rsidRPr="009D74DB">
        <w:rPr>
          <w:noProof/>
        </w:rPr>
        <w:drawing>
          <wp:inline distT="0" distB="0" distL="0" distR="0" wp14:anchorId="1D6DAA1B" wp14:editId="5C6F2E23">
            <wp:extent cx="3922395" cy="396416"/>
            <wp:effectExtent l="19050" t="19050" r="20955" b="228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871535" cy="492341"/>
                    </a:xfrm>
                    <a:prstGeom prst="rect">
                      <a:avLst/>
                    </a:prstGeom>
                    <a:ln w="12700">
                      <a:solidFill>
                        <a:schemeClr val="tx1"/>
                      </a:solidFill>
                    </a:ln>
                  </pic:spPr>
                </pic:pic>
              </a:graphicData>
            </a:graphic>
          </wp:inline>
        </w:drawing>
      </w:r>
    </w:p>
    <w:p w14:paraId="7ABEB222" w14:textId="3F97D9A8" w:rsidR="00312CB4" w:rsidRPr="009D74DB" w:rsidRDefault="005907E3" w:rsidP="00262518">
      <w:pPr>
        <w:pStyle w:val="ListParagraph"/>
        <w:numPr>
          <w:ilvl w:val="0"/>
          <w:numId w:val="58"/>
        </w:numPr>
        <w:spacing w:after="0" w:line="360" w:lineRule="auto"/>
        <w:ind w:left="1418" w:hanging="284"/>
      </w:pPr>
      <w:r w:rsidRPr="009D74DB">
        <w:t>Menyimpan Perubahan ke Repositori Git (Commit &amp; Push)</w:t>
      </w:r>
    </w:p>
    <w:p w14:paraId="6E58144A" w14:textId="77777777" w:rsidR="005907E3" w:rsidRPr="009D74DB" w:rsidRDefault="005907E3" w:rsidP="00262518">
      <w:pPr>
        <w:pStyle w:val="ListParagraph"/>
        <w:numPr>
          <w:ilvl w:val="0"/>
          <w:numId w:val="64"/>
        </w:numPr>
        <w:spacing w:after="0" w:line="360" w:lineRule="auto"/>
        <w:ind w:left="1701" w:hanging="283"/>
      </w:pPr>
      <w:r w:rsidRPr="009D74DB">
        <w:t xml:space="preserve">Cek status perubahan file di dalam proyek Anda dengan mengetik perintah: </w:t>
      </w:r>
    </w:p>
    <w:p w14:paraId="7451EAE7" w14:textId="3049D825" w:rsidR="005907E3" w:rsidRPr="009D74DB" w:rsidRDefault="005907E3" w:rsidP="00262518">
      <w:pPr>
        <w:pStyle w:val="ListParagraph"/>
        <w:spacing w:after="0" w:line="360" w:lineRule="auto"/>
        <w:ind w:left="1701" w:firstLine="0"/>
      </w:pPr>
      <w:r w:rsidRPr="009D74DB">
        <w:lastRenderedPageBreak/>
        <w:t xml:space="preserve">git status </w:t>
      </w:r>
    </w:p>
    <w:p w14:paraId="1BF5DEB5" w14:textId="3423FBD1" w:rsidR="00D1723E" w:rsidRPr="009D74DB" w:rsidRDefault="00D1723E" w:rsidP="00262518">
      <w:pPr>
        <w:pStyle w:val="ListParagraph"/>
        <w:spacing w:after="0" w:line="360" w:lineRule="auto"/>
        <w:ind w:left="1701" w:firstLine="0"/>
      </w:pPr>
      <w:r w:rsidRPr="009D74DB">
        <w:rPr>
          <w:noProof/>
        </w:rPr>
        <w:drawing>
          <wp:inline distT="0" distB="0" distL="0" distR="0" wp14:anchorId="63804E53" wp14:editId="70CBB483">
            <wp:extent cx="3927163" cy="457200"/>
            <wp:effectExtent l="19050" t="19050" r="1651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933099" cy="457891"/>
                    </a:xfrm>
                    <a:prstGeom prst="rect">
                      <a:avLst/>
                    </a:prstGeom>
                    <a:ln w="12700">
                      <a:solidFill>
                        <a:schemeClr val="tx1"/>
                      </a:solidFill>
                    </a:ln>
                  </pic:spPr>
                </pic:pic>
              </a:graphicData>
            </a:graphic>
          </wp:inline>
        </w:drawing>
      </w:r>
    </w:p>
    <w:p w14:paraId="0ED6D202" w14:textId="77777777" w:rsidR="005907E3" w:rsidRPr="009D74DB" w:rsidRDefault="005907E3" w:rsidP="00262518">
      <w:pPr>
        <w:pStyle w:val="ListParagraph"/>
        <w:numPr>
          <w:ilvl w:val="0"/>
          <w:numId w:val="64"/>
        </w:numPr>
        <w:spacing w:after="0" w:line="360" w:lineRule="auto"/>
        <w:ind w:left="1701" w:hanging="283"/>
      </w:pPr>
      <w:r w:rsidRPr="009D74DB">
        <w:t xml:space="preserve">Tambahkan seluruh file baru (database.py, buku_model.py, dan test_model.py) ke dalam staging area Git menggunakan perintah: </w:t>
      </w:r>
    </w:p>
    <w:p w14:paraId="394747FD" w14:textId="14D01C35" w:rsidR="005907E3" w:rsidRPr="009D74DB" w:rsidRDefault="005907E3" w:rsidP="00262518">
      <w:pPr>
        <w:pStyle w:val="ListParagraph"/>
        <w:spacing w:after="0" w:line="360" w:lineRule="auto"/>
        <w:ind w:left="1701" w:firstLine="0"/>
      </w:pPr>
      <w:r w:rsidRPr="009D74DB">
        <w:t xml:space="preserve">git add </w:t>
      </w:r>
    </w:p>
    <w:p w14:paraId="49CA86D7" w14:textId="77777777" w:rsidR="005907E3" w:rsidRPr="009D74DB" w:rsidRDefault="005907E3" w:rsidP="00262518">
      <w:pPr>
        <w:pStyle w:val="ListParagraph"/>
        <w:numPr>
          <w:ilvl w:val="0"/>
          <w:numId w:val="64"/>
        </w:numPr>
        <w:spacing w:after="0" w:line="360" w:lineRule="auto"/>
        <w:ind w:left="1701" w:hanging="283"/>
      </w:pPr>
      <w:r w:rsidRPr="009D74DB">
        <w:t xml:space="preserve">Rekam perubahan tersebut ke dalam riwayat repositori lokal dengan perintah: </w:t>
      </w:r>
    </w:p>
    <w:p w14:paraId="28837D71" w14:textId="44947309" w:rsidR="005907E3" w:rsidRPr="009D74DB" w:rsidRDefault="005907E3" w:rsidP="00262518">
      <w:pPr>
        <w:pStyle w:val="ListParagraph"/>
        <w:spacing w:after="0" w:line="360" w:lineRule="auto"/>
        <w:ind w:left="1701" w:firstLine="0"/>
      </w:pPr>
      <w:r w:rsidRPr="009D74DB">
        <w:t xml:space="preserve">git commit -m "feat: implementasi koneksi </w:t>
      </w:r>
      <w:r w:rsidR="00671F46" w:rsidRPr="009D74DB">
        <w:rPr>
          <w:i/>
        </w:rPr>
        <w:t xml:space="preserve">Mysql </w:t>
      </w:r>
      <w:r w:rsidRPr="009D74DB">
        <w:t xml:space="preserve"> dan BukuModel" </w:t>
      </w:r>
    </w:p>
    <w:p w14:paraId="274F65CB" w14:textId="1016E917" w:rsidR="007427AE" w:rsidRPr="009D74DB" w:rsidRDefault="007427AE" w:rsidP="00262518">
      <w:pPr>
        <w:pStyle w:val="ListParagraph"/>
        <w:spacing w:after="0" w:line="360" w:lineRule="auto"/>
        <w:ind w:left="1701" w:firstLine="0"/>
      </w:pPr>
      <w:r w:rsidRPr="009D74DB">
        <w:rPr>
          <w:noProof/>
        </w:rPr>
        <w:drawing>
          <wp:inline distT="0" distB="0" distL="0" distR="0" wp14:anchorId="59F8DCF6" wp14:editId="4B98EB52">
            <wp:extent cx="3930922" cy="701119"/>
            <wp:effectExtent l="19050" t="19050" r="12700" b="228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987068" cy="711133"/>
                    </a:xfrm>
                    <a:prstGeom prst="rect">
                      <a:avLst/>
                    </a:prstGeom>
                    <a:ln w="12700">
                      <a:solidFill>
                        <a:schemeClr val="tx1"/>
                      </a:solidFill>
                    </a:ln>
                  </pic:spPr>
                </pic:pic>
              </a:graphicData>
            </a:graphic>
          </wp:inline>
        </w:drawing>
      </w:r>
    </w:p>
    <w:p w14:paraId="77B5D5C5" w14:textId="77777777" w:rsidR="005907E3" w:rsidRPr="009D74DB" w:rsidRDefault="005907E3" w:rsidP="00262518">
      <w:pPr>
        <w:pStyle w:val="ListParagraph"/>
        <w:numPr>
          <w:ilvl w:val="0"/>
          <w:numId w:val="64"/>
        </w:numPr>
        <w:spacing w:after="0" w:line="360" w:lineRule="auto"/>
        <w:ind w:left="1701" w:hanging="283"/>
      </w:pPr>
      <w:r w:rsidRPr="009D74DB">
        <w:t xml:space="preserve">Unggah pembaruan proyek Anda ke repositori </w:t>
      </w:r>
      <w:r w:rsidRPr="009D74DB">
        <w:rPr>
          <w:i/>
        </w:rPr>
        <w:t>GitHub</w:t>
      </w:r>
      <w:r w:rsidRPr="009D74DB">
        <w:t xml:space="preserve"> yang telah Anda buat pada Modul 3 dengan perintah: </w:t>
      </w:r>
    </w:p>
    <w:p w14:paraId="4A47E017" w14:textId="4767CBCC" w:rsidR="005907E3" w:rsidRPr="009D74DB" w:rsidRDefault="005907E3" w:rsidP="00262518">
      <w:pPr>
        <w:pStyle w:val="ListParagraph"/>
        <w:spacing w:after="0" w:line="360" w:lineRule="auto"/>
        <w:ind w:left="1701" w:firstLine="0"/>
      </w:pPr>
      <w:r w:rsidRPr="009D74DB">
        <w:t xml:space="preserve">git push origin main </w:t>
      </w:r>
    </w:p>
    <w:p w14:paraId="74022999" w14:textId="3622CECA" w:rsidR="00D1723E" w:rsidRPr="009D74DB" w:rsidRDefault="007427AE" w:rsidP="00262518">
      <w:pPr>
        <w:pStyle w:val="ListParagraph"/>
        <w:spacing w:after="0" w:line="360" w:lineRule="auto"/>
        <w:ind w:left="1701" w:firstLine="0"/>
      </w:pPr>
      <w:r w:rsidRPr="009D74DB">
        <w:rPr>
          <w:noProof/>
        </w:rPr>
        <w:drawing>
          <wp:inline distT="0" distB="0" distL="0" distR="0" wp14:anchorId="7063F67E" wp14:editId="38A1A439">
            <wp:extent cx="3930922" cy="1044252"/>
            <wp:effectExtent l="19050" t="19050" r="12700" b="228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960673" cy="1052155"/>
                    </a:xfrm>
                    <a:prstGeom prst="rect">
                      <a:avLst/>
                    </a:prstGeom>
                    <a:ln w="12700">
                      <a:solidFill>
                        <a:schemeClr val="tx1"/>
                      </a:solidFill>
                    </a:ln>
                  </pic:spPr>
                </pic:pic>
              </a:graphicData>
            </a:graphic>
          </wp:inline>
        </w:drawing>
      </w:r>
    </w:p>
    <w:p w14:paraId="47A0314A" w14:textId="77777777" w:rsidR="007427AE" w:rsidRPr="009D74DB" w:rsidRDefault="005907E3" w:rsidP="00262518">
      <w:pPr>
        <w:pStyle w:val="ListParagraph"/>
        <w:numPr>
          <w:ilvl w:val="0"/>
          <w:numId w:val="64"/>
        </w:numPr>
        <w:spacing w:after="0" w:line="360" w:lineRule="auto"/>
        <w:ind w:left="1701" w:hanging="283"/>
      </w:pPr>
      <w:r w:rsidRPr="009D74DB">
        <w:t xml:space="preserve">Buka repositori GitHub Anda di browser dan pastikan struktur folder config dan models sudah muncul. </w:t>
      </w:r>
    </w:p>
    <w:p w14:paraId="0C96F938" w14:textId="77777777" w:rsidR="00D31969" w:rsidRPr="009D74DB" w:rsidRDefault="007427AE" w:rsidP="00262518">
      <w:pPr>
        <w:pStyle w:val="ListParagraph"/>
        <w:spacing w:after="0" w:line="360" w:lineRule="auto"/>
        <w:ind w:left="1701" w:firstLine="0"/>
      </w:pPr>
      <w:r w:rsidRPr="009D74DB">
        <w:rPr>
          <w:noProof/>
        </w:rPr>
        <w:drawing>
          <wp:inline distT="0" distB="0" distL="0" distR="0" wp14:anchorId="3C8E440F" wp14:editId="4085480A">
            <wp:extent cx="3935730" cy="2114550"/>
            <wp:effectExtent l="19050" t="19050" r="2667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957319" cy="2126149"/>
                    </a:xfrm>
                    <a:prstGeom prst="rect">
                      <a:avLst/>
                    </a:prstGeom>
                    <a:ln w="12700">
                      <a:solidFill>
                        <a:schemeClr val="tx1"/>
                      </a:solidFill>
                    </a:ln>
                  </pic:spPr>
                </pic:pic>
              </a:graphicData>
            </a:graphic>
          </wp:inline>
        </w:drawing>
      </w:r>
    </w:p>
    <w:p w14:paraId="0207BD18" w14:textId="77777777" w:rsidR="000B473E" w:rsidRPr="009D74DB" w:rsidRDefault="00D31969" w:rsidP="00262518">
      <w:pPr>
        <w:pStyle w:val="Heading3"/>
        <w:numPr>
          <w:ilvl w:val="2"/>
          <w:numId w:val="11"/>
        </w:numPr>
        <w:spacing w:before="0" w:line="360" w:lineRule="auto"/>
        <w:ind w:left="1134" w:hanging="567"/>
        <w:rPr>
          <w:rFonts w:cs="Times New Roman"/>
        </w:rPr>
      </w:pPr>
      <w:r w:rsidRPr="009D74DB">
        <w:rPr>
          <w:rFonts w:eastAsia="Times New Roman" w:cs="Times New Roman"/>
          <w:color w:val="000000"/>
          <w:lang w:val="en-ID"/>
        </w:rPr>
        <w:lastRenderedPageBreak/>
        <w:t>Pengembangan</w:t>
      </w:r>
      <w:r w:rsidRPr="009D74DB">
        <w:rPr>
          <w:rFonts w:cs="Times New Roman"/>
        </w:rPr>
        <w:t xml:space="preserve"> Antarmuka Pengguna (</w:t>
      </w:r>
      <w:r w:rsidR="000B473E" w:rsidRPr="009D74DB">
        <w:rPr>
          <w:rFonts w:cs="Times New Roman"/>
          <w:i/>
        </w:rPr>
        <w:t>View</w:t>
      </w:r>
      <w:r w:rsidRPr="009D74DB">
        <w:rPr>
          <w:rFonts w:cs="Times New Roman"/>
        </w:rPr>
        <w:t xml:space="preserve">) Berbasis </w:t>
      </w:r>
      <w:r w:rsidRPr="009D74DB">
        <w:rPr>
          <w:rFonts w:cs="Times New Roman"/>
          <w:i/>
        </w:rPr>
        <w:t xml:space="preserve">Desktop </w:t>
      </w:r>
      <w:r w:rsidRPr="009D74DB">
        <w:rPr>
          <w:rFonts w:cs="Times New Roman"/>
        </w:rPr>
        <w:t xml:space="preserve"> </w:t>
      </w:r>
    </w:p>
    <w:p w14:paraId="788FAE41" w14:textId="77777777" w:rsidR="000B473E" w:rsidRPr="009D74DB" w:rsidRDefault="000B473E" w:rsidP="00262518">
      <w:pPr>
        <w:pStyle w:val="ListParagraph"/>
        <w:numPr>
          <w:ilvl w:val="0"/>
          <w:numId w:val="66"/>
        </w:numPr>
        <w:spacing w:after="0" w:line="360" w:lineRule="auto"/>
        <w:ind w:left="1418" w:hanging="284"/>
      </w:pPr>
      <w:r w:rsidRPr="009D74DB">
        <w:t xml:space="preserve">Instalasi Pustaka Antarmuka Grafis </w:t>
      </w:r>
    </w:p>
    <w:p w14:paraId="2B58D1AC" w14:textId="0B9FDA87" w:rsidR="000B473E" w:rsidRPr="009D74DB" w:rsidRDefault="000B473E" w:rsidP="00262518">
      <w:pPr>
        <w:pStyle w:val="ListParagraph"/>
        <w:numPr>
          <w:ilvl w:val="0"/>
          <w:numId w:val="67"/>
        </w:numPr>
        <w:spacing w:after="0" w:line="360" w:lineRule="auto"/>
        <w:ind w:left="1701" w:hanging="283"/>
      </w:pPr>
      <w:r w:rsidRPr="009D74DB">
        <w:t xml:space="preserve">Buka folder proyek Anda di VS Code dan pastikan Virtual Environment (env) aktif. </w:t>
      </w:r>
    </w:p>
    <w:p w14:paraId="69E92FC7" w14:textId="77777777" w:rsidR="00B07B7F" w:rsidRPr="009D74DB" w:rsidRDefault="000B473E" w:rsidP="00262518">
      <w:pPr>
        <w:pStyle w:val="ListParagraph"/>
        <w:numPr>
          <w:ilvl w:val="0"/>
          <w:numId w:val="67"/>
        </w:numPr>
        <w:spacing w:after="0" w:line="360" w:lineRule="auto"/>
        <w:ind w:left="1701" w:hanging="283"/>
      </w:pPr>
      <w:r w:rsidRPr="009D74DB">
        <w:t xml:space="preserve">Ketik perintah berikut di terminal untuk menginstal pustaka GUI modern: </w:t>
      </w:r>
    </w:p>
    <w:p w14:paraId="3B5845FE" w14:textId="77777777" w:rsidR="00B07B7F" w:rsidRPr="009D74DB" w:rsidRDefault="000B473E" w:rsidP="00262518">
      <w:pPr>
        <w:pStyle w:val="ListParagraph"/>
        <w:spacing w:after="0" w:line="360" w:lineRule="auto"/>
        <w:ind w:left="1701" w:firstLine="0"/>
      </w:pPr>
      <w:r w:rsidRPr="009D74DB">
        <w:t xml:space="preserve">pip install customtkinter </w:t>
      </w:r>
    </w:p>
    <w:p w14:paraId="25692E46" w14:textId="77777777" w:rsidR="00B07B7F" w:rsidRPr="009D74DB" w:rsidRDefault="00B07B7F" w:rsidP="00262518">
      <w:pPr>
        <w:pStyle w:val="ListParagraph"/>
        <w:spacing w:after="0" w:line="360" w:lineRule="auto"/>
        <w:ind w:left="1701" w:firstLine="0"/>
      </w:pPr>
      <w:r w:rsidRPr="009D74DB">
        <w:rPr>
          <w:noProof/>
        </w:rPr>
        <w:drawing>
          <wp:inline distT="0" distB="0" distL="0" distR="0" wp14:anchorId="7484BD24" wp14:editId="74E3F03C">
            <wp:extent cx="3933825" cy="1871330"/>
            <wp:effectExtent l="19050" t="19050" r="952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944232" cy="1876281"/>
                    </a:xfrm>
                    <a:prstGeom prst="rect">
                      <a:avLst/>
                    </a:prstGeom>
                    <a:ln w="12700">
                      <a:solidFill>
                        <a:schemeClr val="tx1"/>
                      </a:solidFill>
                    </a:ln>
                  </pic:spPr>
                </pic:pic>
              </a:graphicData>
            </a:graphic>
          </wp:inline>
        </w:drawing>
      </w:r>
    </w:p>
    <w:p w14:paraId="144C3979" w14:textId="77777777" w:rsidR="00B07B7F" w:rsidRPr="009D74DB" w:rsidRDefault="00B07B7F" w:rsidP="00262518">
      <w:pPr>
        <w:pStyle w:val="ListParagraph"/>
        <w:numPr>
          <w:ilvl w:val="0"/>
          <w:numId w:val="66"/>
        </w:numPr>
        <w:spacing w:after="0" w:line="360" w:lineRule="auto"/>
        <w:ind w:left="1418" w:hanging="284"/>
      </w:pPr>
      <w:r w:rsidRPr="009D74DB">
        <w:t>Membuat Struktur Folder View</w:t>
      </w:r>
    </w:p>
    <w:p w14:paraId="282FC745" w14:textId="77777777" w:rsidR="00B07B7F" w:rsidRPr="009D74DB" w:rsidRDefault="00B07B7F" w:rsidP="00262518">
      <w:pPr>
        <w:pStyle w:val="ListParagraph"/>
        <w:numPr>
          <w:ilvl w:val="0"/>
          <w:numId w:val="68"/>
        </w:numPr>
        <w:spacing w:after="0" w:line="360" w:lineRule="auto"/>
        <w:ind w:left="1701" w:hanging="283"/>
      </w:pPr>
      <w:r w:rsidRPr="009D74DB">
        <w:t xml:space="preserve">Buat folder baru di dalam direktori proyek Anda dengan nama views (menyesuaikan arsitektur proyek MVC). </w:t>
      </w:r>
    </w:p>
    <w:p w14:paraId="0A25D2ED" w14:textId="77777777" w:rsidR="00B07B7F" w:rsidRPr="009D74DB" w:rsidRDefault="00B07B7F" w:rsidP="00262518">
      <w:pPr>
        <w:pStyle w:val="ListParagraph"/>
        <w:spacing w:after="0" w:line="360" w:lineRule="auto"/>
        <w:ind w:left="1701" w:firstLine="0"/>
      </w:pPr>
      <w:r w:rsidRPr="009D74DB">
        <w:rPr>
          <w:noProof/>
        </w:rPr>
        <w:drawing>
          <wp:inline distT="0" distB="0" distL="0" distR="0" wp14:anchorId="1ABF5E9F" wp14:editId="36AC8A8F">
            <wp:extent cx="3927475" cy="1467293"/>
            <wp:effectExtent l="19050" t="19050" r="1587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957559" cy="1478532"/>
                    </a:xfrm>
                    <a:prstGeom prst="rect">
                      <a:avLst/>
                    </a:prstGeom>
                    <a:ln w="12700">
                      <a:solidFill>
                        <a:schemeClr val="tx1"/>
                      </a:solidFill>
                    </a:ln>
                  </pic:spPr>
                </pic:pic>
              </a:graphicData>
            </a:graphic>
          </wp:inline>
        </w:drawing>
      </w:r>
      <w:r w:rsidRPr="009D74DB">
        <w:t xml:space="preserve"> </w:t>
      </w:r>
    </w:p>
    <w:p w14:paraId="043AD4E3" w14:textId="77777777" w:rsidR="00A04A5E" w:rsidRPr="009D74DB" w:rsidRDefault="00B07B7F" w:rsidP="00262518">
      <w:pPr>
        <w:pStyle w:val="ListParagraph"/>
        <w:numPr>
          <w:ilvl w:val="0"/>
          <w:numId w:val="68"/>
        </w:numPr>
        <w:spacing w:after="0" w:line="360" w:lineRule="auto"/>
        <w:ind w:left="1701" w:hanging="283"/>
      </w:pPr>
      <w:r w:rsidRPr="009D74DB">
        <w:t>Di dalam folder views, buat file baru bernama buku_view.py.</w:t>
      </w:r>
      <w:r w:rsidRPr="009D74DB">
        <w:rPr>
          <w:noProof/>
        </w:rPr>
        <w:t xml:space="preserve"> </w:t>
      </w:r>
    </w:p>
    <w:p w14:paraId="46BBC21C" w14:textId="73283C6F" w:rsidR="005907E3" w:rsidRPr="009D74DB" w:rsidRDefault="00B07B7F" w:rsidP="00262518">
      <w:pPr>
        <w:pStyle w:val="ListParagraph"/>
        <w:spacing w:after="0" w:line="360" w:lineRule="auto"/>
        <w:ind w:left="1701" w:firstLine="0"/>
      </w:pPr>
      <w:r w:rsidRPr="009D74DB">
        <w:rPr>
          <w:noProof/>
        </w:rPr>
        <w:drawing>
          <wp:inline distT="0" distB="0" distL="0" distR="0" wp14:anchorId="58F60404" wp14:editId="2BE10923">
            <wp:extent cx="3933190" cy="1616149"/>
            <wp:effectExtent l="19050" t="19050" r="10160" b="222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988982" cy="1639074"/>
                    </a:xfrm>
                    <a:prstGeom prst="rect">
                      <a:avLst/>
                    </a:prstGeom>
                    <a:ln w="12700">
                      <a:solidFill>
                        <a:schemeClr val="tx1"/>
                      </a:solidFill>
                    </a:ln>
                  </pic:spPr>
                </pic:pic>
              </a:graphicData>
            </a:graphic>
          </wp:inline>
        </w:drawing>
      </w:r>
      <w:r w:rsidRPr="009D74DB">
        <w:t xml:space="preserve"> </w:t>
      </w:r>
    </w:p>
    <w:p w14:paraId="7AF49A88" w14:textId="14D95975" w:rsidR="00A04A5E" w:rsidRPr="009D74DB" w:rsidRDefault="00A04A5E" w:rsidP="00262518">
      <w:pPr>
        <w:pStyle w:val="ListParagraph"/>
        <w:numPr>
          <w:ilvl w:val="0"/>
          <w:numId w:val="66"/>
        </w:numPr>
        <w:spacing w:after="0" w:line="360" w:lineRule="auto"/>
        <w:ind w:left="1418" w:hanging="284"/>
      </w:pPr>
      <w:r w:rsidRPr="009D74DB">
        <w:lastRenderedPageBreak/>
        <w:t xml:space="preserve">Implementasi Antarmuka Buku </w:t>
      </w:r>
    </w:p>
    <w:p w14:paraId="69A35B6B" w14:textId="5F0EBB31" w:rsidR="00A04A5E" w:rsidRPr="009D74DB" w:rsidRDefault="00A04A5E" w:rsidP="00262518">
      <w:pPr>
        <w:pStyle w:val="ListParagraph"/>
        <w:numPr>
          <w:ilvl w:val="0"/>
          <w:numId w:val="69"/>
        </w:numPr>
        <w:spacing w:after="0" w:line="360" w:lineRule="auto"/>
        <w:ind w:left="1701" w:hanging="283"/>
        <w:jc w:val="left"/>
      </w:pPr>
      <w:r w:rsidRPr="009D74DB">
        <w:t>Tulis kode berikut di dalam file buku_view.py. Antarmuka ini dibagi menjadi dua bagian (Frame Kiri untuk Form Input, dan Frame Kanan untuk Tabel Data).</w:t>
      </w:r>
    </w:p>
    <w:p w14:paraId="5330213D" w14:textId="08D580E3" w:rsidR="00B24165" w:rsidRPr="009D74DB" w:rsidRDefault="001324A7" w:rsidP="00262518">
      <w:pPr>
        <w:pStyle w:val="ListParagraph"/>
        <w:spacing w:after="0" w:line="360" w:lineRule="auto"/>
        <w:ind w:left="1701" w:firstLine="0"/>
        <w:jc w:val="left"/>
      </w:pPr>
      <w:r w:rsidRPr="009D74DB">
        <w:rPr>
          <w:noProof/>
        </w:rPr>
        <w:drawing>
          <wp:inline distT="0" distB="0" distL="0" distR="0" wp14:anchorId="6D7A22D4" wp14:editId="14D74F60">
            <wp:extent cx="3917350" cy="2347415"/>
            <wp:effectExtent l="19050" t="19050" r="26035"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951700" cy="2367999"/>
                    </a:xfrm>
                    <a:prstGeom prst="rect">
                      <a:avLst/>
                    </a:prstGeom>
                    <a:ln w="12700">
                      <a:solidFill>
                        <a:schemeClr val="tx1"/>
                      </a:solidFill>
                    </a:ln>
                  </pic:spPr>
                </pic:pic>
              </a:graphicData>
            </a:graphic>
          </wp:inline>
        </w:drawing>
      </w:r>
      <w:r w:rsidRPr="009D74DB">
        <w:br/>
      </w:r>
      <w:r w:rsidRPr="009D74DB">
        <w:rPr>
          <w:noProof/>
        </w:rPr>
        <w:drawing>
          <wp:inline distT="0" distB="0" distL="0" distR="0" wp14:anchorId="64FFE315" wp14:editId="5EFFBABE">
            <wp:extent cx="3917950" cy="2018805"/>
            <wp:effectExtent l="19050" t="19050" r="25400" b="196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990781" cy="2056333"/>
                    </a:xfrm>
                    <a:prstGeom prst="rect">
                      <a:avLst/>
                    </a:prstGeom>
                    <a:ln w="12700">
                      <a:solidFill>
                        <a:schemeClr val="tx1"/>
                      </a:solidFill>
                    </a:ln>
                  </pic:spPr>
                </pic:pic>
              </a:graphicData>
            </a:graphic>
          </wp:inline>
        </w:drawing>
      </w:r>
      <w:r w:rsidRPr="009D74DB">
        <w:br/>
      </w:r>
      <w:r w:rsidRPr="009D74DB">
        <w:rPr>
          <w:noProof/>
        </w:rPr>
        <w:drawing>
          <wp:inline distT="0" distB="0" distL="0" distR="0" wp14:anchorId="06791F4B" wp14:editId="7493A565">
            <wp:extent cx="3918129" cy="1412544"/>
            <wp:effectExtent l="19050" t="19050" r="25400" b="165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066735" cy="1466119"/>
                    </a:xfrm>
                    <a:prstGeom prst="rect">
                      <a:avLst/>
                    </a:prstGeom>
                    <a:ln w="12700">
                      <a:solidFill>
                        <a:schemeClr val="tx1"/>
                      </a:solidFill>
                    </a:ln>
                  </pic:spPr>
                </pic:pic>
              </a:graphicData>
            </a:graphic>
          </wp:inline>
        </w:drawing>
      </w:r>
    </w:p>
    <w:p w14:paraId="38BD5AFA" w14:textId="77777777" w:rsidR="001324A7" w:rsidRPr="009D74DB" w:rsidRDefault="001324A7" w:rsidP="00262518">
      <w:pPr>
        <w:pStyle w:val="ListParagraph"/>
        <w:numPr>
          <w:ilvl w:val="0"/>
          <w:numId w:val="66"/>
        </w:numPr>
        <w:spacing w:after="0" w:line="360" w:lineRule="auto"/>
        <w:ind w:left="1418" w:hanging="284"/>
      </w:pPr>
      <w:r w:rsidRPr="009D74DB">
        <w:t xml:space="preserve">Pengujian Antarmuka Pengguna </w:t>
      </w:r>
    </w:p>
    <w:p w14:paraId="30AD7B34" w14:textId="1C2E1582" w:rsidR="001324A7" w:rsidRPr="009D74DB" w:rsidRDefault="001324A7" w:rsidP="00262518">
      <w:pPr>
        <w:pStyle w:val="ListParagraph"/>
        <w:numPr>
          <w:ilvl w:val="0"/>
          <w:numId w:val="70"/>
        </w:numPr>
        <w:spacing w:after="0" w:line="360" w:lineRule="auto"/>
        <w:ind w:left="1701" w:hanging="283"/>
      </w:pPr>
      <w:r w:rsidRPr="009D74DB">
        <w:t xml:space="preserve">Pastikan Virtual Environment aktif di terminal VS Code. </w:t>
      </w:r>
    </w:p>
    <w:p w14:paraId="2EFBEE20" w14:textId="113D8DC7" w:rsidR="00B05ED3" w:rsidRPr="009D74DB" w:rsidRDefault="00B05ED3" w:rsidP="00262518">
      <w:pPr>
        <w:pStyle w:val="ListParagraph"/>
        <w:spacing w:after="0" w:line="360" w:lineRule="auto"/>
        <w:ind w:left="1701" w:firstLine="0"/>
      </w:pPr>
      <w:r w:rsidRPr="009D74DB">
        <w:rPr>
          <w:noProof/>
        </w:rPr>
        <w:drawing>
          <wp:inline distT="0" distB="0" distL="0" distR="0" wp14:anchorId="0174BBED" wp14:editId="65E6D01A">
            <wp:extent cx="3921255" cy="379730"/>
            <wp:effectExtent l="19050" t="19050" r="22225" b="203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956430" cy="383136"/>
                    </a:xfrm>
                    <a:prstGeom prst="rect">
                      <a:avLst/>
                    </a:prstGeom>
                    <a:ln w="12700">
                      <a:solidFill>
                        <a:schemeClr val="tx1"/>
                      </a:solidFill>
                    </a:ln>
                  </pic:spPr>
                </pic:pic>
              </a:graphicData>
            </a:graphic>
          </wp:inline>
        </w:drawing>
      </w:r>
    </w:p>
    <w:p w14:paraId="275ACD65" w14:textId="77777777" w:rsidR="0031657F" w:rsidRPr="009D74DB" w:rsidRDefault="001324A7" w:rsidP="00262518">
      <w:pPr>
        <w:pStyle w:val="ListParagraph"/>
        <w:numPr>
          <w:ilvl w:val="0"/>
          <w:numId w:val="70"/>
        </w:numPr>
        <w:spacing w:after="0" w:line="360" w:lineRule="auto"/>
        <w:ind w:left="1701" w:hanging="283"/>
      </w:pPr>
      <w:r w:rsidRPr="009D74DB">
        <w:lastRenderedPageBreak/>
        <w:t xml:space="preserve">Jalankan skrip View secara mandiri dengan perintah: </w:t>
      </w:r>
    </w:p>
    <w:p w14:paraId="0A18C451" w14:textId="77777777" w:rsidR="0031657F" w:rsidRPr="009D74DB" w:rsidRDefault="001324A7" w:rsidP="00262518">
      <w:pPr>
        <w:pStyle w:val="ListParagraph"/>
        <w:spacing w:after="0" w:line="360" w:lineRule="auto"/>
        <w:ind w:left="1701" w:firstLine="0"/>
      </w:pPr>
      <w:r w:rsidRPr="009D74DB">
        <w:t xml:space="preserve">python views/buku_view.py </w:t>
      </w:r>
    </w:p>
    <w:p w14:paraId="34681218" w14:textId="666D7B94" w:rsidR="0031657F" w:rsidRPr="009D74DB" w:rsidRDefault="00B05ED3" w:rsidP="00262518">
      <w:pPr>
        <w:pStyle w:val="ListParagraph"/>
        <w:spacing w:after="0" w:line="360" w:lineRule="auto"/>
        <w:ind w:left="1701" w:firstLine="0"/>
      </w:pPr>
      <w:r w:rsidRPr="009D74DB">
        <w:rPr>
          <w:noProof/>
        </w:rPr>
        <w:drawing>
          <wp:inline distT="0" distB="0" distL="0" distR="0" wp14:anchorId="01395B09" wp14:editId="10662531">
            <wp:extent cx="3915916" cy="150126"/>
            <wp:effectExtent l="19050" t="19050" r="8890" b="215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5"/>
                    <a:srcRect b="49048"/>
                    <a:stretch/>
                  </pic:blipFill>
                  <pic:spPr bwMode="auto">
                    <a:xfrm>
                      <a:off x="0" y="0"/>
                      <a:ext cx="4023038" cy="154233"/>
                    </a:xfrm>
                    <a:prstGeom prst="rect">
                      <a:avLst/>
                    </a:prstGeom>
                    <a:noFill/>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8463067" w14:textId="321F23A6" w:rsidR="0031657F" w:rsidRPr="009D74DB" w:rsidRDefault="0031657F" w:rsidP="00262518">
      <w:pPr>
        <w:pStyle w:val="ListParagraph"/>
        <w:numPr>
          <w:ilvl w:val="0"/>
          <w:numId w:val="70"/>
        </w:numPr>
        <w:spacing w:after="0" w:line="360" w:lineRule="auto"/>
        <w:ind w:left="1701" w:hanging="283"/>
      </w:pPr>
      <w:r w:rsidRPr="009D74DB">
        <w:t xml:space="preserve">Akan muncul sebuah jendela aplikasi desktop. Periksa apakah letak form input, tombol, dan tabel sudah rapi sesuai dengan konfigurasi geometri. (Catatan: Saat ini, tombol simpan belum berfungsi karena belum dihubungkan ke Controller). </w:t>
      </w:r>
    </w:p>
    <w:p w14:paraId="6FA76980" w14:textId="4609548A" w:rsidR="00F16DE0" w:rsidRPr="009D74DB" w:rsidRDefault="00F16DE0" w:rsidP="00262518">
      <w:pPr>
        <w:pStyle w:val="ListParagraph"/>
        <w:spacing w:after="0" w:line="360" w:lineRule="auto"/>
        <w:ind w:left="1701" w:firstLine="0"/>
      </w:pPr>
      <w:r w:rsidRPr="009D74DB">
        <w:rPr>
          <w:noProof/>
        </w:rPr>
        <w:drawing>
          <wp:inline distT="0" distB="0" distL="0" distR="0" wp14:anchorId="3197C145" wp14:editId="1E578CB2">
            <wp:extent cx="3943855" cy="1480782"/>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004580" cy="1503582"/>
                    </a:xfrm>
                    <a:prstGeom prst="rect">
                      <a:avLst/>
                    </a:prstGeom>
                    <a:noFill/>
                    <a:ln>
                      <a:noFill/>
                    </a:ln>
                  </pic:spPr>
                </pic:pic>
              </a:graphicData>
            </a:graphic>
          </wp:inline>
        </w:drawing>
      </w:r>
    </w:p>
    <w:p w14:paraId="3E645FAA" w14:textId="77777777" w:rsidR="0031657F" w:rsidRPr="009D74DB" w:rsidRDefault="0031657F" w:rsidP="00262518">
      <w:pPr>
        <w:pStyle w:val="ListParagraph"/>
        <w:numPr>
          <w:ilvl w:val="0"/>
          <w:numId w:val="66"/>
        </w:numPr>
        <w:spacing w:after="0" w:line="360" w:lineRule="auto"/>
        <w:ind w:left="1418" w:hanging="284"/>
      </w:pPr>
      <w:r w:rsidRPr="009D74DB">
        <w:t>Menyimpan Perubahan ke Repositori Git a</w:t>
      </w:r>
    </w:p>
    <w:p w14:paraId="7CD7BB02" w14:textId="62CA5F78" w:rsidR="0031657F" w:rsidRPr="009D74DB" w:rsidRDefault="0031657F" w:rsidP="00262518">
      <w:pPr>
        <w:pStyle w:val="ListParagraph"/>
        <w:numPr>
          <w:ilvl w:val="0"/>
          <w:numId w:val="71"/>
        </w:numPr>
        <w:spacing w:after="0" w:line="360" w:lineRule="auto"/>
        <w:ind w:left="1701" w:hanging="283"/>
      </w:pPr>
      <w:r w:rsidRPr="009D74DB">
        <w:t>Cek status proyek dengan git status.</w:t>
      </w:r>
    </w:p>
    <w:p w14:paraId="08BD5943" w14:textId="6B51EA02" w:rsidR="00B05ED3" w:rsidRPr="009D74DB" w:rsidRDefault="00B05ED3" w:rsidP="00262518">
      <w:pPr>
        <w:pStyle w:val="ListParagraph"/>
        <w:spacing w:after="0" w:line="360" w:lineRule="auto"/>
        <w:ind w:left="1701" w:firstLine="0"/>
      </w:pPr>
      <w:r w:rsidRPr="009D74DB">
        <w:rPr>
          <w:noProof/>
        </w:rPr>
        <w:drawing>
          <wp:inline distT="0" distB="0" distL="0" distR="0" wp14:anchorId="408B341B" wp14:editId="2CCDD988">
            <wp:extent cx="3944776" cy="1139588"/>
            <wp:effectExtent l="19050" t="19050" r="17780" b="228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023160" cy="1162232"/>
                    </a:xfrm>
                    <a:prstGeom prst="rect">
                      <a:avLst/>
                    </a:prstGeom>
                    <a:noFill/>
                    <a:ln w="12700">
                      <a:solidFill>
                        <a:schemeClr val="tx1"/>
                      </a:solidFill>
                    </a:ln>
                  </pic:spPr>
                </pic:pic>
              </a:graphicData>
            </a:graphic>
          </wp:inline>
        </w:drawing>
      </w:r>
    </w:p>
    <w:p w14:paraId="4A5E1A47" w14:textId="0191C402" w:rsidR="0031657F" w:rsidRPr="009D74DB" w:rsidRDefault="0031657F" w:rsidP="00262518">
      <w:pPr>
        <w:pStyle w:val="ListParagraph"/>
        <w:numPr>
          <w:ilvl w:val="0"/>
          <w:numId w:val="71"/>
        </w:numPr>
        <w:spacing w:after="0" w:line="360" w:lineRule="auto"/>
        <w:ind w:left="1701" w:hanging="283"/>
      </w:pPr>
      <w:r w:rsidRPr="009D74DB">
        <w:t xml:space="preserve">Tambahkan file tampilan ke Git: git add views/buku_view.py </w:t>
      </w:r>
      <w:r w:rsidR="00B05ED3" w:rsidRPr="009D74DB">
        <w:rPr>
          <w:noProof/>
        </w:rPr>
        <w:drawing>
          <wp:inline distT="0" distB="0" distL="0" distR="0" wp14:anchorId="50192464" wp14:editId="129CD903">
            <wp:extent cx="3916064" cy="211541"/>
            <wp:effectExtent l="19050" t="19050" r="8255" b="171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024996" cy="217425"/>
                    </a:xfrm>
                    <a:prstGeom prst="rect">
                      <a:avLst/>
                    </a:prstGeom>
                    <a:ln w="12700">
                      <a:solidFill>
                        <a:schemeClr val="tx1"/>
                      </a:solidFill>
                    </a:ln>
                  </pic:spPr>
                </pic:pic>
              </a:graphicData>
            </a:graphic>
          </wp:inline>
        </w:drawing>
      </w:r>
    </w:p>
    <w:p w14:paraId="25A477D6" w14:textId="2EFDFD47" w:rsidR="0031657F" w:rsidRPr="009D74DB" w:rsidRDefault="0031657F" w:rsidP="00262518">
      <w:pPr>
        <w:pStyle w:val="ListParagraph"/>
        <w:numPr>
          <w:ilvl w:val="0"/>
          <w:numId w:val="71"/>
        </w:numPr>
        <w:spacing w:after="0" w:line="360" w:lineRule="auto"/>
        <w:ind w:left="1701" w:hanging="283"/>
      </w:pPr>
      <w:r w:rsidRPr="009D74DB">
        <w:t>Simpan riwayat perubahan: git commit -m "feat: merancang UI form dan tabel untuk View Buku"</w:t>
      </w:r>
    </w:p>
    <w:p w14:paraId="60EA4C1B" w14:textId="4736978B" w:rsidR="00B05ED3" w:rsidRPr="009D74DB" w:rsidRDefault="00B05ED3" w:rsidP="00262518">
      <w:pPr>
        <w:pStyle w:val="ListParagraph"/>
        <w:spacing w:after="0" w:line="360" w:lineRule="auto"/>
        <w:ind w:left="1701" w:firstLine="0"/>
      </w:pPr>
      <w:r w:rsidRPr="009D74DB">
        <w:rPr>
          <w:noProof/>
        </w:rPr>
        <w:drawing>
          <wp:inline distT="0" distB="0" distL="0" distR="0" wp14:anchorId="14608511" wp14:editId="7ABCCE83">
            <wp:extent cx="3933462" cy="416257"/>
            <wp:effectExtent l="19050" t="19050" r="10160" b="222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994971" cy="422766"/>
                    </a:xfrm>
                    <a:prstGeom prst="rect">
                      <a:avLst/>
                    </a:prstGeom>
                    <a:ln w="12700">
                      <a:solidFill>
                        <a:schemeClr val="tx1"/>
                      </a:solidFill>
                    </a:ln>
                  </pic:spPr>
                </pic:pic>
              </a:graphicData>
            </a:graphic>
          </wp:inline>
        </w:drawing>
      </w:r>
    </w:p>
    <w:p w14:paraId="71CEC3FA" w14:textId="77777777" w:rsidR="00B05ED3" w:rsidRPr="009D74DB" w:rsidRDefault="0031657F" w:rsidP="00262518">
      <w:pPr>
        <w:pStyle w:val="ListParagraph"/>
        <w:numPr>
          <w:ilvl w:val="0"/>
          <w:numId w:val="71"/>
        </w:numPr>
        <w:spacing w:after="0" w:line="360" w:lineRule="auto"/>
        <w:ind w:left="1701" w:hanging="283"/>
      </w:pPr>
      <w:r w:rsidRPr="009D74DB">
        <w:t xml:space="preserve">Unggah ke GitHub: git push origin main </w:t>
      </w:r>
      <w:r w:rsidR="006A47CF" w:rsidRPr="009D74DB">
        <w:t xml:space="preserve"> </w:t>
      </w:r>
    </w:p>
    <w:p w14:paraId="176DE43B" w14:textId="77777777" w:rsidR="008103AE" w:rsidRPr="009D74DB" w:rsidRDefault="00B05ED3" w:rsidP="00262518">
      <w:pPr>
        <w:pStyle w:val="ListParagraph"/>
        <w:spacing w:after="0" w:line="360" w:lineRule="auto"/>
        <w:ind w:left="1701" w:firstLine="0"/>
      </w:pPr>
      <w:r w:rsidRPr="009D74DB">
        <w:rPr>
          <w:noProof/>
        </w:rPr>
        <w:drawing>
          <wp:inline distT="0" distB="0" distL="0" distR="0" wp14:anchorId="6F13B869" wp14:editId="66C601A4">
            <wp:extent cx="3935730" cy="962025"/>
            <wp:effectExtent l="19050" t="19050" r="26670" b="285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985978" cy="974307"/>
                    </a:xfrm>
                    <a:prstGeom prst="rect">
                      <a:avLst/>
                    </a:prstGeom>
                    <a:ln w="12700">
                      <a:solidFill>
                        <a:schemeClr val="tx1"/>
                      </a:solidFill>
                    </a:ln>
                  </pic:spPr>
                </pic:pic>
              </a:graphicData>
            </a:graphic>
          </wp:inline>
        </w:drawing>
      </w:r>
      <w:r w:rsidRPr="009D74DB">
        <w:t xml:space="preserve"> </w:t>
      </w:r>
    </w:p>
    <w:p w14:paraId="6DD96294" w14:textId="77777777" w:rsidR="008103AE" w:rsidRPr="009D74DB" w:rsidRDefault="008103AE" w:rsidP="00262518">
      <w:pPr>
        <w:pStyle w:val="Heading3"/>
        <w:numPr>
          <w:ilvl w:val="2"/>
          <w:numId w:val="11"/>
        </w:numPr>
        <w:spacing w:before="0" w:line="360" w:lineRule="auto"/>
        <w:ind w:left="1134" w:hanging="567"/>
        <w:rPr>
          <w:rFonts w:cs="Times New Roman"/>
        </w:rPr>
      </w:pPr>
      <w:r w:rsidRPr="009D74DB">
        <w:rPr>
          <w:rFonts w:cs="Times New Roman"/>
          <w:i/>
        </w:rPr>
        <w:lastRenderedPageBreak/>
        <w:t>Integrasi</w:t>
      </w:r>
      <w:r w:rsidRPr="009D74DB">
        <w:rPr>
          <w:rFonts w:cs="Times New Roman"/>
        </w:rPr>
        <w:t xml:space="preserve"> </w:t>
      </w:r>
      <w:r w:rsidRPr="009D74DB">
        <w:rPr>
          <w:rFonts w:cs="Times New Roman"/>
          <w:i/>
        </w:rPr>
        <w:t>Controller</w:t>
      </w:r>
      <w:r w:rsidRPr="009D74DB">
        <w:rPr>
          <w:rFonts w:cs="Times New Roman"/>
        </w:rPr>
        <w:t xml:space="preserve"> Dan Pengujian Kode</w:t>
      </w:r>
    </w:p>
    <w:p w14:paraId="7FAC0D49" w14:textId="77777777" w:rsidR="0048493A" w:rsidRPr="009D74DB" w:rsidRDefault="0048493A" w:rsidP="00254481">
      <w:pPr>
        <w:numPr>
          <w:ilvl w:val="0"/>
          <w:numId w:val="78"/>
        </w:numPr>
        <w:spacing w:after="0" w:line="360" w:lineRule="auto"/>
        <w:ind w:left="1418" w:right="1" w:hanging="284"/>
      </w:pPr>
      <w:r w:rsidRPr="009D74DB">
        <w:t xml:space="preserve">Instalasi Pustaka Pengujian </w:t>
      </w:r>
    </w:p>
    <w:p w14:paraId="0686A96D" w14:textId="4F0FDA51" w:rsidR="0048493A" w:rsidRPr="009D74DB" w:rsidRDefault="0048493A" w:rsidP="00254481">
      <w:pPr>
        <w:numPr>
          <w:ilvl w:val="2"/>
          <w:numId w:val="79"/>
        </w:numPr>
        <w:spacing w:after="0" w:line="360" w:lineRule="auto"/>
        <w:ind w:left="1701" w:right="1" w:hanging="284"/>
      </w:pPr>
      <w:r w:rsidRPr="009D74DB">
        <w:t xml:space="preserve">Buka folder proyek di </w:t>
      </w:r>
      <w:r w:rsidRPr="009D74DB">
        <w:rPr>
          <w:i/>
        </w:rPr>
        <w:t>VS Code</w:t>
      </w:r>
      <w:r w:rsidRPr="009D74DB">
        <w:t xml:space="preserve"> dan pastikan Virtual </w:t>
      </w:r>
      <w:r w:rsidRPr="009D74DB">
        <w:rPr>
          <w:i/>
        </w:rPr>
        <w:t>Environment</w:t>
      </w:r>
      <w:r w:rsidRPr="009D74DB">
        <w:t xml:space="preserve"> (env) aktif. </w:t>
      </w:r>
    </w:p>
    <w:p w14:paraId="2E3736D5" w14:textId="41681F61" w:rsidR="002B1F92" w:rsidRPr="009D74DB" w:rsidRDefault="002B1F92" w:rsidP="00262518">
      <w:pPr>
        <w:spacing w:after="0" w:line="360" w:lineRule="auto"/>
        <w:ind w:left="1701" w:right="1" w:firstLine="0"/>
      </w:pPr>
      <w:r w:rsidRPr="009D74DB">
        <w:rPr>
          <w:noProof/>
        </w:rPr>
        <w:drawing>
          <wp:inline distT="0" distB="0" distL="0" distR="0" wp14:anchorId="5288936B" wp14:editId="207F2DA1">
            <wp:extent cx="3936867" cy="258051"/>
            <wp:effectExtent l="19050" t="19050" r="6985" b="279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409853" cy="289054"/>
                    </a:xfrm>
                    <a:prstGeom prst="rect">
                      <a:avLst/>
                    </a:prstGeom>
                    <a:ln w="12700">
                      <a:solidFill>
                        <a:schemeClr val="tx1"/>
                      </a:solidFill>
                    </a:ln>
                  </pic:spPr>
                </pic:pic>
              </a:graphicData>
            </a:graphic>
          </wp:inline>
        </w:drawing>
      </w:r>
    </w:p>
    <w:p w14:paraId="771E7078" w14:textId="6D15191D" w:rsidR="0048493A" w:rsidRPr="009D74DB" w:rsidRDefault="0048493A" w:rsidP="00254481">
      <w:pPr>
        <w:numPr>
          <w:ilvl w:val="2"/>
          <w:numId w:val="79"/>
        </w:numPr>
        <w:spacing w:after="0" w:line="360" w:lineRule="auto"/>
        <w:ind w:left="1701" w:right="1" w:hanging="284"/>
      </w:pPr>
      <w:r w:rsidRPr="009D74DB">
        <w:t>Ketik perintah berikut di terminal untuk menginstal pustaka testing:</w:t>
      </w:r>
      <w:r w:rsidR="002B1F92" w:rsidRPr="009D74DB">
        <w:t xml:space="preserve"> </w:t>
      </w:r>
      <w:r w:rsidRPr="009D74DB">
        <w:t xml:space="preserve">pip install pytest pytest-cov </w:t>
      </w:r>
    </w:p>
    <w:p w14:paraId="03E3E292" w14:textId="5B21D6EF" w:rsidR="002B1F92" w:rsidRPr="009D74DB" w:rsidRDefault="002B1F92" w:rsidP="00262518">
      <w:pPr>
        <w:spacing w:after="0" w:line="360" w:lineRule="auto"/>
        <w:ind w:left="1701" w:right="1" w:firstLine="0"/>
      </w:pPr>
      <w:r w:rsidRPr="009D74DB">
        <w:rPr>
          <w:noProof/>
        </w:rPr>
        <w:drawing>
          <wp:inline distT="0" distB="0" distL="0" distR="0" wp14:anchorId="1280D313" wp14:editId="1073518D">
            <wp:extent cx="3920095" cy="3053751"/>
            <wp:effectExtent l="19050" t="19050" r="23495" b="133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970967" cy="3093380"/>
                    </a:xfrm>
                    <a:prstGeom prst="rect">
                      <a:avLst/>
                    </a:prstGeom>
                    <a:ln w="12700">
                      <a:solidFill>
                        <a:schemeClr val="tx1"/>
                      </a:solidFill>
                    </a:ln>
                  </pic:spPr>
                </pic:pic>
              </a:graphicData>
            </a:graphic>
          </wp:inline>
        </w:drawing>
      </w:r>
      <w:r w:rsidRPr="009D74DB">
        <w:t xml:space="preserve"> </w:t>
      </w:r>
    </w:p>
    <w:p w14:paraId="58779C3B" w14:textId="77777777" w:rsidR="002B1F92" w:rsidRPr="009D74DB" w:rsidRDefault="002B1F92" w:rsidP="00254481">
      <w:pPr>
        <w:numPr>
          <w:ilvl w:val="0"/>
          <w:numId w:val="78"/>
        </w:numPr>
        <w:spacing w:after="0" w:line="360" w:lineRule="auto"/>
        <w:ind w:left="1418" w:right="1" w:hanging="284"/>
      </w:pPr>
      <w:r w:rsidRPr="009D74DB">
        <w:t xml:space="preserve">Membuat Struktur Folder Controller </w:t>
      </w:r>
    </w:p>
    <w:p w14:paraId="78635AFE" w14:textId="77777777" w:rsidR="002B1F92" w:rsidRPr="009D74DB" w:rsidRDefault="002B1F92" w:rsidP="00254481">
      <w:pPr>
        <w:numPr>
          <w:ilvl w:val="2"/>
          <w:numId w:val="80"/>
        </w:numPr>
        <w:spacing w:after="0" w:line="360" w:lineRule="auto"/>
        <w:ind w:left="1701" w:right="1" w:hanging="283"/>
      </w:pPr>
      <w:r w:rsidRPr="009D74DB">
        <w:t xml:space="preserve">Buat folder baru di dalam direktori proyek dengan nama controllers. </w:t>
      </w:r>
    </w:p>
    <w:p w14:paraId="55031931" w14:textId="2067A8CB" w:rsidR="002B1F92" w:rsidRPr="009D74DB" w:rsidRDefault="002B1F92" w:rsidP="00262518">
      <w:pPr>
        <w:spacing w:after="0" w:line="360" w:lineRule="auto"/>
        <w:ind w:left="1701" w:right="1" w:firstLine="0"/>
      </w:pPr>
      <w:r w:rsidRPr="009D74DB">
        <w:rPr>
          <w:noProof/>
        </w:rPr>
        <w:drawing>
          <wp:inline distT="0" distB="0" distL="0" distR="0" wp14:anchorId="43C3469E" wp14:editId="5198A1FC">
            <wp:extent cx="3917409" cy="2138901"/>
            <wp:effectExtent l="19050" t="19050" r="26035" b="139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984370" cy="2175462"/>
                    </a:xfrm>
                    <a:prstGeom prst="rect">
                      <a:avLst/>
                    </a:prstGeom>
                    <a:ln w="19050">
                      <a:solidFill>
                        <a:schemeClr val="tx1"/>
                      </a:solidFill>
                    </a:ln>
                  </pic:spPr>
                </pic:pic>
              </a:graphicData>
            </a:graphic>
          </wp:inline>
        </w:drawing>
      </w:r>
      <w:r w:rsidRPr="009D74DB">
        <w:t xml:space="preserve"> </w:t>
      </w:r>
    </w:p>
    <w:p w14:paraId="72EA52C7" w14:textId="188318C9" w:rsidR="002B1F92" w:rsidRPr="009D74DB" w:rsidRDefault="002B1F92" w:rsidP="00254481">
      <w:pPr>
        <w:numPr>
          <w:ilvl w:val="2"/>
          <w:numId w:val="80"/>
        </w:numPr>
        <w:spacing w:after="0" w:line="360" w:lineRule="auto"/>
        <w:ind w:left="1701" w:right="1" w:hanging="283"/>
      </w:pPr>
      <w:r w:rsidRPr="009D74DB">
        <w:lastRenderedPageBreak/>
        <w:t xml:space="preserve">Di dalam folder controllers, buat file baru bernama buku_controller.py. </w:t>
      </w:r>
    </w:p>
    <w:p w14:paraId="22767E4D" w14:textId="58DF43CF" w:rsidR="002B1F92" w:rsidRPr="009D74DB" w:rsidRDefault="002B1F92" w:rsidP="00262518">
      <w:pPr>
        <w:spacing w:after="0" w:line="360" w:lineRule="auto"/>
        <w:ind w:left="1701" w:right="1" w:firstLine="0"/>
      </w:pPr>
      <w:r w:rsidRPr="009D74DB">
        <w:rPr>
          <w:noProof/>
        </w:rPr>
        <w:drawing>
          <wp:inline distT="0" distB="0" distL="0" distR="0" wp14:anchorId="1B8BC726" wp14:editId="0344C571">
            <wp:extent cx="3918080" cy="1742536"/>
            <wp:effectExtent l="19050" t="19050" r="25400" b="1016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968642" cy="1765023"/>
                    </a:xfrm>
                    <a:prstGeom prst="rect">
                      <a:avLst/>
                    </a:prstGeom>
                    <a:ln w="12700">
                      <a:solidFill>
                        <a:schemeClr val="tx1"/>
                      </a:solidFill>
                    </a:ln>
                  </pic:spPr>
                </pic:pic>
              </a:graphicData>
            </a:graphic>
          </wp:inline>
        </w:drawing>
      </w:r>
      <w:r w:rsidRPr="009D74DB">
        <w:t xml:space="preserve"> </w:t>
      </w:r>
    </w:p>
    <w:p w14:paraId="36D819EE" w14:textId="77777777" w:rsidR="002B1F92" w:rsidRPr="009D74DB" w:rsidRDefault="002B1F92" w:rsidP="00254481">
      <w:pPr>
        <w:numPr>
          <w:ilvl w:val="0"/>
          <w:numId w:val="78"/>
        </w:numPr>
        <w:spacing w:after="0" w:line="360" w:lineRule="auto"/>
        <w:ind w:left="1418" w:right="1" w:hanging="284"/>
      </w:pPr>
      <w:r w:rsidRPr="009D74DB">
        <w:t xml:space="preserve">Implementasi Controller Buku </w:t>
      </w:r>
    </w:p>
    <w:p w14:paraId="07ED77D4" w14:textId="77777777" w:rsidR="005620DF" w:rsidRPr="009D74DB" w:rsidRDefault="002B1F92" w:rsidP="00254481">
      <w:pPr>
        <w:pStyle w:val="ListParagraph"/>
        <w:numPr>
          <w:ilvl w:val="0"/>
          <w:numId w:val="82"/>
        </w:numPr>
        <w:spacing w:after="0" w:line="360" w:lineRule="auto"/>
        <w:ind w:left="1701" w:right="1" w:hanging="283"/>
      </w:pPr>
      <w:r w:rsidRPr="009D74DB">
        <w:t xml:space="preserve">Tulis kode berikut di dalam file buku_controller.py. Kode ini berfungsi untuk mengikat tombol di View ke operasi basis data di Model. </w:t>
      </w:r>
    </w:p>
    <w:p w14:paraId="640366B1" w14:textId="6709A5B4" w:rsidR="005620DF" w:rsidRPr="009D74DB" w:rsidRDefault="005620DF" w:rsidP="00262518">
      <w:pPr>
        <w:pStyle w:val="ListParagraph"/>
        <w:spacing w:after="0" w:line="360" w:lineRule="auto"/>
        <w:ind w:left="1701" w:right="1" w:firstLine="0"/>
      </w:pPr>
      <w:r w:rsidRPr="009D74DB">
        <w:rPr>
          <w:noProof/>
        </w:rPr>
        <w:drawing>
          <wp:inline distT="0" distB="0" distL="0" distR="0" wp14:anchorId="5EAC8D37" wp14:editId="50A1D922">
            <wp:extent cx="3928745" cy="4684144"/>
            <wp:effectExtent l="19050" t="19050" r="14605" b="215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973210" cy="4737158"/>
                    </a:xfrm>
                    <a:prstGeom prst="rect">
                      <a:avLst/>
                    </a:prstGeom>
                    <a:ln w="12700">
                      <a:solidFill>
                        <a:schemeClr val="tx1"/>
                      </a:solidFill>
                    </a:ln>
                  </pic:spPr>
                </pic:pic>
              </a:graphicData>
            </a:graphic>
          </wp:inline>
        </w:drawing>
      </w:r>
      <w:r w:rsidR="002B1F92" w:rsidRPr="009D74DB">
        <w:t xml:space="preserve"> </w:t>
      </w:r>
    </w:p>
    <w:p w14:paraId="046EC74A" w14:textId="77777777" w:rsidR="002B1F92" w:rsidRPr="009D74DB" w:rsidRDefault="002B1F92" w:rsidP="00254481">
      <w:pPr>
        <w:numPr>
          <w:ilvl w:val="0"/>
          <w:numId w:val="78"/>
        </w:numPr>
        <w:spacing w:after="0" w:line="360" w:lineRule="auto"/>
        <w:ind w:left="1418" w:right="1" w:hanging="284"/>
      </w:pPr>
      <w:r w:rsidRPr="009D74DB">
        <w:lastRenderedPageBreak/>
        <w:t>Membuat Titik Masuk Aplikasi (</w:t>
      </w:r>
      <w:hyperlink r:id="rId136" w:history="1">
        <w:r w:rsidRPr="009D74DB">
          <w:rPr>
            <w:rStyle w:val="Hyperlink"/>
            <w:color w:val="1155CC"/>
            <w:u w:color="1155CC"/>
          </w:rPr>
          <w:t>main.py</w:t>
        </w:r>
      </w:hyperlink>
      <w:r w:rsidRPr="009D74DB">
        <w:t xml:space="preserve">) </w:t>
      </w:r>
    </w:p>
    <w:p w14:paraId="34C8FCD0" w14:textId="2F7999CA" w:rsidR="002B1F92" w:rsidRPr="009D74DB" w:rsidRDefault="002B1F92" w:rsidP="00254481">
      <w:pPr>
        <w:numPr>
          <w:ilvl w:val="1"/>
          <w:numId w:val="78"/>
        </w:numPr>
        <w:spacing w:after="0" w:line="360" w:lineRule="auto"/>
        <w:ind w:left="1701" w:right="1" w:hanging="283"/>
      </w:pPr>
      <w:r w:rsidRPr="009D74DB">
        <w:t xml:space="preserve">Di luar semua folder (models, views, controllers), buat file main.py (berfungsi sama seperti index.php pada Modul II).  </w:t>
      </w:r>
    </w:p>
    <w:p w14:paraId="670DABC1" w14:textId="1B88C51F" w:rsidR="00262518" w:rsidRPr="009D74DB" w:rsidRDefault="00262518" w:rsidP="00262518">
      <w:pPr>
        <w:spacing w:after="0" w:line="360" w:lineRule="auto"/>
        <w:ind w:left="1701" w:right="1" w:firstLine="0"/>
      </w:pPr>
      <w:r w:rsidRPr="009D74DB">
        <w:rPr>
          <w:noProof/>
        </w:rPr>
        <w:drawing>
          <wp:inline distT="0" distB="0" distL="0" distR="0" wp14:anchorId="68FEEAC9" wp14:editId="01BFC6D2">
            <wp:extent cx="3928745" cy="1907540"/>
            <wp:effectExtent l="19050" t="19050" r="14605" b="165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984008" cy="1934372"/>
                    </a:xfrm>
                    <a:prstGeom prst="rect">
                      <a:avLst/>
                    </a:prstGeom>
                    <a:ln w="12700">
                      <a:solidFill>
                        <a:schemeClr val="tx1"/>
                      </a:solidFill>
                    </a:ln>
                  </pic:spPr>
                </pic:pic>
              </a:graphicData>
            </a:graphic>
          </wp:inline>
        </w:drawing>
      </w:r>
    </w:p>
    <w:p w14:paraId="6FBB49EE" w14:textId="77777777" w:rsidR="00262518" w:rsidRPr="009D74DB" w:rsidRDefault="002B1F92" w:rsidP="00254481">
      <w:pPr>
        <w:numPr>
          <w:ilvl w:val="1"/>
          <w:numId w:val="78"/>
        </w:numPr>
        <w:spacing w:after="0" w:line="360" w:lineRule="auto"/>
        <w:ind w:left="1701" w:right="1" w:hanging="283"/>
      </w:pPr>
      <w:r w:rsidRPr="009D74DB">
        <w:t xml:space="preserve">Isi dengan kode berikut: </w:t>
      </w:r>
    </w:p>
    <w:p w14:paraId="5D2292A0" w14:textId="2A72A09B" w:rsidR="00262518" w:rsidRPr="009D74DB" w:rsidRDefault="00262518" w:rsidP="00262518">
      <w:pPr>
        <w:spacing w:after="0" w:line="360" w:lineRule="auto"/>
        <w:ind w:left="1701" w:right="1" w:firstLine="0"/>
      </w:pPr>
      <w:r w:rsidRPr="009D74DB">
        <w:rPr>
          <w:noProof/>
        </w:rPr>
        <w:drawing>
          <wp:inline distT="0" distB="0" distL="0" distR="0" wp14:anchorId="0A8825EA" wp14:editId="6600A57E">
            <wp:extent cx="3927944" cy="1311843"/>
            <wp:effectExtent l="19050" t="19050" r="15875" b="222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7"/>
                    <a:srcRect l="39116" b="38981"/>
                    <a:stretch/>
                  </pic:blipFill>
                  <pic:spPr bwMode="auto">
                    <a:xfrm>
                      <a:off x="0" y="0"/>
                      <a:ext cx="3963743" cy="1323799"/>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468EA74" w14:textId="23FA69A9" w:rsidR="002B1F92" w:rsidRPr="009D74DB" w:rsidRDefault="002B1F92" w:rsidP="00254481">
      <w:pPr>
        <w:numPr>
          <w:ilvl w:val="1"/>
          <w:numId w:val="78"/>
        </w:numPr>
        <w:spacing w:after="0" w:line="360" w:lineRule="auto"/>
        <w:ind w:left="1701" w:right="1" w:hanging="283"/>
      </w:pPr>
      <w:r w:rsidRPr="009D74DB">
        <w:t xml:space="preserve">Jalankan aplikasi dengan mengetik python main.py di terminal. Silakan uji coba mengetik data di form dan tekan tombol "Simpan Data". Jika MVC berhasil, data akan tersimpan ke MySQL dan otomatis muncul di tabel GUI. </w:t>
      </w:r>
    </w:p>
    <w:p w14:paraId="58B42C2B" w14:textId="50EBD4F4" w:rsidR="00AA76BB" w:rsidRPr="009D74DB" w:rsidRDefault="00AA76BB" w:rsidP="00AA76BB">
      <w:pPr>
        <w:spacing w:after="0" w:line="360" w:lineRule="auto"/>
        <w:ind w:left="1701" w:right="1" w:firstLine="0"/>
      </w:pPr>
      <w:r w:rsidRPr="009D74DB">
        <w:rPr>
          <w:noProof/>
        </w:rPr>
        <w:drawing>
          <wp:inline distT="0" distB="0" distL="0" distR="0" wp14:anchorId="0255821D" wp14:editId="5D527CF2">
            <wp:extent cx="3927547" cy="2527540"/>
            <wp:effectExtent l="19050" t="19050" r="15875" b="2540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956833" cy="2546387"/>
                    </a:xfrm>
                    <a:prstGeom prst="rect">
                      <a:avLst/>
                    </a:prstGeom>
                    <a:ln w="12700">
                      <a:solidFill>
                        <a:schemeClr val="tx1"/>
                      </a:solidFill>
                    </a:ln>
                  </pic:spPr>
                </pic:pic>
              </a:graphicData>
            </a:graphic>
          </wp:inline>
        </w:drawing>
      </w:r>
    </w:p>
    <w:p w14:paraId="17F72BDA" w14:textId="77777777" w:rsidR="002B1F92" w:rsidRPr="009D74DB" w:rsidRDefault="002B1F92" w:rsidP="00254481">
      <w:pPr>
        <w:numPr>
          <w:ilvl w:val="0"/>
          <w:numId w:val="78"/>
        </w:numPr>
        <w:spacing w:after="0" w:line="360" w:lineRule="auto"/>
        <w:ind w:left="1418" w:right="1" w:hanging="284"/>
      </w:pPr>
      <w:r w:rsidRPr="009D74DB">
        <w:lastRenderedPageBreak/>
        <w:t xml:space="preserve">Pembuatan Unit Test </w:t>
      </w:r>
    </w:p>
    <w:p w14:paraId="3DC230A1" w14:textId="77777777" w:rsidR="00AA76BB" w:rsidRPr="009D74DB" w:rsidRDefault="002B1F92" w:rsidP="00254481">
      <w:pPr>
        <w:numPr>
          <w:ilvl w:val="1"/>
          <w:numId w:val="78"/>
        </w:numPr>
        <w:spacing w:after="0" w:line="360" w:lineRule="auto"/>
        <w:ind w:left="1701" w:right="1" w:hanging="283"/>
      </w:pPr>
      <w:r w:rsidRPr="009D74DB">
        <w:t xml:space="preserve">Buat folder baru bernama tests di dalam direktori proyek dan buat file bernama test_buku.py. </w:t>
      </w:r>
    </w:p>
    <w:p w14:paraId="166B6C69" w14:textId="0A81ACEC" w:rsidR="002B1F92" w:rsidRPr="009D74DB" w:rsidRDefault="00AA76BB" w:rsidP="00AA76BB">
      <w:pPr>
        <w:spacing w:after="0" w:line="360" w:lineRule="auto"/>
        <w:ind w:left="1701" w:right="1" w:firstLine="0"/>
      </w:pPr>
      <w:r w:rsidRPr="009D74DB">
        <w:rPr>
          <w:noProof/>
        </w:rPr>
        <w:drawing>
          <wp:inline distT="0" distB="0" distL="0" distR="0" wp14:anchorId="2BD3A111" wp14:editId="39414B92">
            <wp:extent cx="3911600" cy="2670048"/>
            <wp:effectExtent l="19050" t="19050" r="12700" b="165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959284" cy="2702597"/>
                    </a:xfrm>
                    <a:prstGeom prst="rect">
                      <a:avLst/>
                    </a:prstGeom>
                    <a:ln w="12700">
                      <a:solidFill>
                        <a:schemeClr val="tx1"/>
                      </a:solidFill>
                    </a:ln>
                  </pic:spPr>
                </pic:pic>
              </a:graphicData>
            </a:graphic>
          </wp:inline>
        </w:drawing>
      </w:r>
      <w:r w:rsidR="002B1F92" w:rsidRPr="009D74DB">
        <w:t xml:space="preserve"> </w:t>
      </w:r>
    </w:p>
    <w:p w14:paraId="31215CD0" w14:textId="77777777" w:rsidR="00AA76BB" w:rsidRPr="009D74DB" w:rsidRDefault="002B1F92" w:rsidP="00254481">
      <w:pPr>
        <w:numPr>
          <w:ilvl w:val="1"/>
          <w:numId w:val="78"/>
        </w:numPr>
        <w:spacing w:after="0" w:line="360" w:lineRule="auto"/>
        <w:ind w:left="1701" w:right="1" w:hanging="283"/>
      </w:pPr>
      <w:r w:rsidRPr="009D74DB">
        <w:t xml:space="preserve">Tulis kode testing dasar menggunakan teknik mocking: </w:t>
      </w:r>
    </w:p>
    <w:p w14:paraId="2BF25CB0" w14:textId="63DF3429" w:rsidR="002B1F92" w:rsidRPr="009D74DB" w:rsidRDefault="00AA76BB" w:rsidP="00AA76BB">
      <w:pPr>
        <w:spacing w:after="0" w:line="360" w:lineRule="auto"/>
        <w:ind w:left="1701" w:right="1" w:firstLine="0"/>
      </w:pPr>
      <w:r w:rsidRPr="009D74DB">
        <w:rPr>
          <w:noProof/>
        </w:rPr>
        <w:drawing>
          <wp:inline distT="0" distB="0" distL="0" distR="0" wp14:anchorId="04E106C7" wp14:editId="6FA82CF3">
            <wp:extent cx="3912235" cy="4286707"/>
            <wp:effectExtent l="19050" t="19050" r="12065" b="190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966337" cy="4345987"/>
                    </a:xfrm>
                    <a:prstGeom prst="rect">
                      <a:avLst/>
                    </a:prstGeom>
                    <a:ln w="12700">
                      <a:solidFill>
                        <a:schemeClr val="tx1"/>
                      </a:solidFill>
                    </a:ln>
                  </pic:spPr>
                </pic:pic>
              </a:graphicData>
            </a:graphic>
          </wp:inline>
        </w:drawing>
      </w:r>
      <w:r w:rsidR="002B1F92" w:rsidRPr="009D74DB">
        <w:t xml:space="preserve"> </w:t>
      </w:r>
    </w:p>
    <w:p w14:paraId="1B80565D" w14:textId="77777777" w:rsidR="004C3FD7" w:rsidRPr="009D74DB" w:rsidRDefault="002B1F92" w:rsidP="00254481">
      <w:pPr>
        <w:numPr>
          <w:ilvl w:val="1"/>
          <w:numId w:val="78"/>
        </w:numPr>
        <w:spacing w:after="0" w:line="360" w:lineRule="auto"/>
        <w:ind w:left="1701" w:right="-425" w:hanging="283"/>
      </w:pPr>
      <w:r w:rsidRPr="009D74DB">
        <w:lastRenderedPageBreak/>
        <w:t xml:space="preserve">Jalankan pengujian di terminal dengan perintah: pytest -v. </w:t>
      </w:r>
    </w:p>
    <w:p w14:paraId="5C5BE8E1" w14:textId="34480587" w:rsidR="002B1F92" w:rsidRPr="009D74DB" w:rsidRDefault="004C3FD7" w:rsidP="004C3FD7">
      <w:pPr>
        <w:spacing w:after="0" w:line="360" w:lineRule="auto"/>
        <w:ind w:left="1701" w:right="-425" w:firstLine="0"/>
      </w:pPr>
      <w:r w:rsidRPr="009D74DB">
        <w:rPr>
          <w:noProof/>
        </w:rPr>
        <w:drawing>
          <wp:inline distT="0" distB="0" distL="0" distR="0" wp14:anchorId="4A08DC4A" wp14:editId="37F61BAB">
            <wp:extent cx="3909829" cy="1565453"/>
            <wp:effectExtent l="19050" t="19050" r="14605" b="158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993040" cy="1598770"/>
                    </a:xfrm>
                    <a:prstGeom prst="rect">
                      <a:avLst/>
                    </a:prstGeom>
                    <a:ln w="12700">
                      <a:solidFill>
                        <a:schemeClr val="tx1"/>
                      </a:solidFill>
                    </a:ln>
                  </pic:spPr>
                </pic:pic>
              </a:graphicData>
            </a:graphic>
          </wp:inline>
        </w:drawing>
      </w:r>
      <w:r w:rsidR="002B1F92" w:rsidRPr="009D74DB">
        <w:t xml:space="preserve"> </w:t>
      </w:r>
    </w:p>
    <w:p w14:paraId="4D01EDF5" w14:textId="77777777" w:rsidR="002B1F92" w:rsidRPr="009D74DB" w:rsidRDefault="002B1F92" w:rsidP="00254481">
      <w:pPr>
        <w:numPr>
          <w:ilvl w:val="0"/>
          <w:numId w:val="78"/>
        </w:numPr>
        <w:spacing w:after="0" w:line="360" w:lineRule="auto"/>
        <w:ind w:left="1418" w:right="1" w:hanging="284"/>
      </w:pPr>
      <w:r w:rsidRPr="009D74DB">
        <w:t xml:space="preserve">Menyimpan Perubahan ke Repositori Git </w:t>
      </w:r>
    </w:p>
    <w:p w14:paraId="5E12B142" w14:textId="78B490BB" w:rsidR="002B1F92" w:rsidRPr="009D74DB" w:rsidRDefault="002B1F92" w:rsidP="00254481">
      <w:pPr>
        <w:numPr>
          <w:ilvl w:val="2"/>
          <w:numId w:val="81"/>
        </w:numPr>
        <w:spacing w:after="0" w:line="360" w:lineRule="auto"/>
        <w:ind w:left="1701" w:right="1" w:hanging="283"/>
      </w:pPr>
      <w:r w:rsidRPr="009D74DB">
        <w:t xml:space="preserve">Cek status proyek: git status </w:t>
      </w:r>
    </w:p>
    <w:p w14:paraId="42214640" w14:textId="1599603C" w:rsidR="004C3FD7" w:rsidRPr="009D74DB" w:rsidRDefault="004C3FD7" w:rsidP="004C3FD7">
      <w:pPr>
        <w:spacing w:after="0" w:line="360" w:lineRule="auto"/>
        <w:ind w:left="1701" w:right="1" w:firstLine="0"/>
      </w:pPr>
      <w:r w:rsidRPr="009D74DB">
        <w:rPr>
          <w:noProof/>
        </w:rPr>
        <w:drawing>
          <wp:inline distT="0" distB="0" distL="0" distR="0" wp14:anchorId="380DAC06" wp14:editId="4B78157D">
            <wp:extent cx="3913505" cy="775411"/>
            <wp:effectExtent l="19050" t="19050" r="10795" b="2476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085302" cy="809450"/>
                    </a:xfrm>
                    <a:prstGeom prst="rect">
                      <a:avLst/>
                    </a:prstGeom>
                    <a:ln w="12700">
                      <a:solidFill>
                        <a:schemeClr val="tx1"/>
                      </a:solidFill>
                    </a:ln>
                  </pic:spPr>
                </pic:pic>
              </a:graphicData>
            </a:graphic>
          </wp:inline>
        </w:drawing>
      </w:r>
    </w:p>
    <w:p w14:paraId="0E272857" w14:textId="2910C8F9" w:rsidR="002B1F92" w:rsidRPr="009D74DB" w:rsidRDefault="002B1F92" w:rsidP="00254481">
      <w:pPr>
        <w:numPr>
          <w:ilvl w:val="2"/>
          <w:numId w:val="81"/>
        </w:numPr>
        <w:spacing w:after="0" w:line="360" w:lineRule="auto"/>
        <w:ind w:left="1701" w:right="1" w:hanging="283"/>
      </w:pPr>
      <w:r w:rsidRPr="009D74DB">
        <w:t xml:space="preserve">Tambahkan ke tahapan Git: git add . </w:t>
      </w:r>
    </w:p>
    <w:p w14:paraId="03FAC1F7" w14:textId="69560A4B" w:rsidR="0019300D" w:rsidRPr="009D74DB" w:rsidRDefault="0019300D" w:rsidP="0019300D">
      <w:pPr>
        <w:spacing w:after="0" w:line="360" w:lineRule="auto"/>
        <w:ind w:left="1701" w:right="1" w:firstLine="0"/>
      </w:pPr>
      <w:r w:rsidRPr="009D74DB">
        <w:rPr>
          <w:noProof/>
        </w:rPr>
        <w:drawing>
          <wp:inline distT="0" distB="0" distL="0" distR="0" wp14:anchorId="24D5C680" wp14:editId="076A7811">
            <wp:extent cx="3906316" cy="295275"/>
            <wp:effectExtent l="19050" t="19050" r="1841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911439" cy="295662"/>
                    </a:xfrm>
                    <a:prstGeom prst="rect">
                      <a:avLst/>
                    </a:prstGeom>
                    <a:ln w="12700">
                      <a:solidFill>
                        <a:schemeClr val="tx1"/>
                      </a:solidFill>
                    </a:ln>
                  </pic:spPr>
                </pic:pic>
              </a:graphicData>
            </a:graphic>
          </wp:inline>
        </w:drawing>
      </w:r>
    </w:p>
    <w:p w14:paraId="0F4352A6" w14:textId="113ADC0F" w:rsidR="002B1F92" w:rsidRPr="009D74DB" w:rsidRDefault="002B1F92" w:rsidP="00254481">
      <w:pPr>
        <w:numPr>
          <w:ilvl w:val="2"/>
          <w:numId w:val="81"/>
        </w:numPr>
        <w:spacing w:after="0" w:line="360" w:lineRule="auto"/>
        <w:ind w:left="1701" w:right="1" w:hanging="283"/>
      </w:pPr>
      <w:r w:rsidRPr="009D74DB">
        <w:t xml:space="preserve">Simpan riwayat: git commit -m "feat: integrasi BukuController, file main.py, dan penambahan unit testing" </w:t>
      </w:r>
    </w:p>
    <w:p w14:paraId="1A18E3DF" w14:textId="526B7E55" w:rsidR="0019300D" w:rsidRPr="009D74DB" w:rsidRDefault="0019300D" w:rsidP="0019300D">
      <w:pPr>
        <w:spacing w:after="0" w:line="360" w:lineRule="auto"/>
        <w:ind w:left="1701" w:right="1" w:firstLine="0"/>
      </w:pPr>
      <w:r w:rsidRPr="009D74DB">
        <w:rPr>
          <w:noProof/>
        </w:rPr>
        <w:drawing>
          <wp:inline distT="0" distB="0" distL="0" distR="0" wp14:anchorId="00DA7526" wp14:editId="77F02D26">
            <wp:extent cx="3904873" cy="1448410"/>
            <wp:effectExtent l="19050" t="19050" r="1968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979850" cy="1476221"/>
                    </a:xfrm>
                    <a:prstGeom prst="rect">
                      <a:avLst/>
                    </a:prstGeom>
                    <a:ln w="12700">
                      <a:solidFill>
                        <a:schemeClr val="tx1"/>
                      </a:solidFill>
                    </a:ln>
                  </pic:spPr>
                </pic:pic>
              </a:graphicData>
            </a:graphic>
          </wp:inline>
        </w:drawing>
      </w:r>
    </w:p>
    <w:p w14:paraId="24C650E5" w14:textId="793A8057" w:rsidR="002B1F92" w:rsidRPr="009D74DB" w:rsidRDefault="002B1F92" w:rsidP="00254481">
      <w:pPr>
        <w:numPr>
          <w:ilvl w:val="2"/>
          <w:numId w:val="81"/>
        </w:numPr>
        <w:spacing w:after="0" w:line="360" w:lineRule="auto"/>
        <w:ind w:left="1701" w:right="1" w:hanging="283"/>
      </w:pPr>
      <w:r w:rsidRPr="009D74DB">
        <w:t xml:space="preserve">Unggah ke GitHub: git push origin main </w:t>
      </w:r>
    </w:p>
    <w:p w14:paraId="545A860F" w14:textId="7CC02B74" w:rsidR="0019300D" w:rsidRPr="009D74DB" w:rsidRDefault="0019300D" w:rsidP="0019300D">
      <w:pPr>
        <w:spacing w:after="0" w:line="360" w:lineRule="auto"/>
        <w:ind w:left="1701" w:right="1" w:firstLine="0"/>
      </w:pPr>
      <w:r w:rsidRPr="009D74DB">
        <w:rPr>
          <w:noProof/>
        </w:rPr>
        <w:drawing>
          <wp:inline distT="0" distB="0" distL="0" distR="0" wp14:anchorId="6223E2A3" wp14:editId="5ECDF610">
            <wp:extent cx="3903980" cy="1685925"/>
            <wp:effectExtent l="19050" t="19050" r="20320" b="285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904191" cy="1686016"/>
                    </a:xfrm>
                    <a:prstGeom prst="rect">
                      <a:avLst/>
                    </a:prstGeom>
                    <a:ln w="12700">
                      <a:solidFill>
                        <a:schemeClr val="tx1"/>
                      </a:solidFill>
                    </a:ln>
                  </pic:spPr>
                </pic:pic>
              </a:graphicData>
            </a:graphic>
          </wp:inline>
        </w:drawing>
      </w:r>
    </w:p>
    <w:p w14:paraId="73500922" w14:textId="4D39538F" w:rsidR="005440F8" w:rsidRPr="009D74DB" w:rsidRDefault="005440F8" w:rsidP="005440F8">
      <w:pPr>
        <w:pStyle w:val="Heading3"/>
        <w:numPr>
          <w:ilvl w:val="2"/>
          <w:numId w:val="11"/>
        </w:numPr>
        <w:spacing w:before="0" w:line="360" w:lineRule="auto"/>
        <w:ind w:left="1134" w:hanging="567"/>
        <w:rPr>
          <w:rFonts w:cs="Times New Roman"/>
        </w:rPr>
      </w:pPr>
      <w:r w:rsidRPr="009D74DB">
        <w:rPr>
          <w:rFonts w:cs="Times New Roman"/>
        </w:rPr>
        <w:lastRenderedPageBreak/>
        <w:t>Autentikasi Dan Otorisasi Pengguna</w:t>
      </w:r>
    </w:p>
    <w:p w14:paraId="243B288E" w14:textId="24E76FCF" w:rsidR="00A166DC" w:rsidRPr="009D74DB" w:rsidRDefault="00A166DC" w:rsidP="00246791">
      <w:pPr>
        <w:pStyle w:val="ListParagraph"/>
        <w:numPr>
          <w:ilvl w:val="0"/>
          <w:numId w:val="88"/>
        </w:numPr>
        <w:spacing w:after="0" w:line="360" w:lineRule="auto"/>
        <w:ind w:left="1418" w:hanging="284"/>
      </w:pPr>
      <w:r w:rsidRPr="009D74DB">
        <w:t xml:space="preserve">Pembuatan Tabel </w:t>
      </w:r>
      <w:r w:rsidRPr="009D74DB">
        <w:rPr>
          <w:i/>
        </w:rPr>
        <w:t>users</w:t>
      </w:r>
      <w:r w:rsidRPr="009D74DB">
        <w:t xml:space="preserve"> pada Basis Data MySQL</w:t>
      </w:r>
    </w:p>
    <w:p w14:paraId="320ACC2C" w14:textId="6CA0A9A7" w:rsidR="00A166DC" w:rsidRPr="009D74DB" w:rsidRDefault="00A166DC" w:rsidP="00246791">
      <w:pPr>
        <w:pStyle w:val="ListParagraph"/>
        <w:numPr>
          <w:ilvl w:val="1"/>
          <w:numId w:val="88"/>
        </w:numPr>
        <w:spacing w:after="0" w:line="360" w:lineRule="auto"/>
        <w:ind w:left="1701" w:hanging="284"/>
      </w:pPr>
      <w:r w:rsidRPr="009D74DB">
        <w:t xml:space="preserve">Buka aplikasi Laragon, pastikan layanan MySQL telah berjalan, lalu buka menu </w:t>
      </w:r>
      <w:r w:rsidRPr="009D74DB">
        <w:rPr>
          <w:i/>
        </w:rPr>
        <w:t>Terminal</w:t>
      </w:r>
      <w:r w:rsidRPr="009D74DB">
        <w:t>.</w:t>
      </w:r>
    </w:p>
    <w:p w14:paraId="18DE6AFE" w14:textId="594B1FAB" w:rsidR="00A166DC" w:rsidRPr="009D74DB" w:rsidRDefault="00A166DC" w:rsidP="00A166DC">
      <w:pPr>
        <w:pStyle w:val="ListParagraph"/>
        <w:spacing w:after="0" w:line="360" w:lineRule="auto"/>
        <w:ind w:left="1701" w:firstLine="0"/>
      </w:pPr>
      <w:r w:rsidRPr="009D74DB">
        <w:drawing>
          <wp:inline distT="0" distB="0" distL="0" distR="0" wp14:anchorId="0B52DD94" wp14:editId="4A527B25">
            <wp:extent cx="3914617" cy="714375"/>
            <wp:effectExtent l="19050" t="19050" r="1016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6"/>
                    <a:srcRect b="58533"/>
                    <a:stretch/>
                  </pic:blipFill>
                  <pic:spPr bwMode="auto">
                    <a:xfrm>
                      <a:off x="0" y="0"/>
                      <a:ext cx="3925042" cy="716278"/>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B18535C" w14:textId="582A34E6" w:rsidR="00A166DC" w:rsidRPr="009D74DB" w:rsidRDefault="00A166DC" w:rsidP="00246791">
      <w:pPr>
        <w:pStyle w:val="ListParagraph"/>
        <w:numPr>
          <w:ilvl w:val="1"/>
          <w:numId w:val="88"/>
        </w:numPr>
        <w:spacing w:after="0" w:line="360" w:lineRule="auto"/>
        <w:ind w:left="1701" w:hanging="284"/>
      </w:pPr>
      <w:r w:rsidRPr="009D74DB">
        <w:t>Masuk ke monitor MySQL dan pilih basis data perpustakaan yang telah dibuat pada modul sebelumnya:</w:t>
      </w:r>
    </w:p>
    <w:p w14:paraId="4F42C52A" w14:textId="77777777" w:rsidR="00A166DC" w:rsidRPr="009D74DB" w:rsidRDefault="00A166DC" w:rsidP="00A166DC">
      <w:pPr>
        <w:pStyle w:val="ListParagraph"/>
        <w:spacing w:after="0" w:line="360" w:lineRule="auto"/>
        <w:ind w:left="1701" w:firstLine="0"/>
      </w:pPr>
      <w:r w:rsidRPr="009D74DB">
        <w:t>mysql -u root -p</w:t>
      </w:r>
    </w:p>
    <w:p w14:paraId="42D8371B" w14:textId="4A1D54E1" w:rsidR="00A166DC" w:rsidRPr="009D74DB" w:rsidRDefault="00A166DC" w:rsidP="00A166DC">
      <w:pPr>
        <w:pStyle w:val="ListParagraph"/>
        <w:spacing w:after="0" w:line="360" w:lineRule="auto"/>
        <w:ind w:left="1701" w:firstLine="0"/>
      </w:pPr>
      <w:r w:rsidRPr="009D74DB">
        <w:t>USE perpustakaan;</w:t>
      </w:r>
    </w:p>
    <w:p w14:paraId="624E0F0F" w14:textId="027F94EE" w:rsidR="00A166DC" w:rsidRPr="009D74DB" w:rsidRDefault="00A166DC" w:rsidP="00A166DC">
      <w:pPr>
        <w:pStyle w:val="ListParagraph"/>
        <w:spacing w:after="0" w:line="360" w:lineRule="auto"/>
        <w:ind w:left="1701" w:firstLine="0"/>
      </w:pPr>
      <w:r w:rsidRPr="009D74DB">
        <w:drawing>
          <wp:inline distT="0" distB="0" distL="0" distR="0" wp14:anchorId="16926102" wp14:editId="415CB9CB">
            <wp:extent cx="3914775" cy="1906905"/>
            <wp:effectExtent l="19050" t="19050" r="28575" b="171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927429" cy="1913069"/>
                    </a:xfrm>
                    <a:prstGeom prst="rect">
                      <a:avLst/>
                    </a:prstGeom>
                    <a:ln w="12700">
                      <a:solidFill>
                        <a:schemeClr val="tx1"/>
                      </a:solidFill>
                    </a:ln>
                  </pic:spPr>
                </pic:pic>
              </a:graphicData>
            </a:graphic>
          </wp:inline>
        </w:drawing>
      </w:r>
    </w:p>
    <w:p w14:paraId="21506970" w14:textId="6B45ABD0" w:rsidR="00A166DC" w:rsidRPr="009D74DB" w:rsidRDefault="00A166DC" w:rsidP="00246791">
      <w:pPr>
        <w:pStyle w:val="ListParagraph"/>
        <w:numPr>
          <w:ilvl w:val="1"/>
          <w:numId w:val="88"/>
        </w:numPr>
        <w:spacing w:after="0" w:line="360" w:lineRule="auto"/>
        <w:ind w:left="1701" w:hanging="284"/>
      </w:pPr>
      <w:r w:rsidRPr="009D74DB">
        <w:t xml:space="preserve">Buat tabel </w:t>
      </w:r>
      <w:r w:rsidRPr="009D74DB">
        <w:rPr>
          <w:i/>
        </w:rPr>
        <w:t>users</w:t>
      </w:r>
      <w:r w:rsidRPr="009D74DB">
        <w:t xml:space="preserve"> untuk menyimpan </w:t>
      </w:r>
      <w:r w:rsidRPr="009D74DB">
        <w:rPr>
          <w:i/>
        </w:rPr>
        <w:t>kredensial</w:t>
      </w:r>
      <w:r w:rsidRPr="009D74DB">
        <w:t xml:space="preserve"> dan role pengguna dengan </w:t>
      </w:r>
      <w:r w:rsidRPr="009D74DB">
        <w:rPr>
          <w:i/>
        </w:rPr>
        <w:t>kueri</w:t>
      </w:r>
      <w:r w:rsidRPr="009D74DB">
        <w:t xml:space="preserve"> DDL berikut:</w:t>
      </w:r>
    </w:p>
    <w:p w14:paraId="24E9BC5D" w14:textId="77777777" w:rsidR="00A166DC" w:rsidRPr="009D74DB" w:rsidRDefault="00A166DC" w:rsidP="00A166DC">
      <w:pPr>
        <w:pStyle w:val="ListParagraph"/>
        <w:spacing w:after="0" w:line="360" w:lineRule="auto"/>
        <w:ind w:left="1701" w:firstLine="0"/>
      </w:pPr>
      <w:r w:rsidRPr="009D74DB">
        <w:t>CREATE TABLE users (</w:t>
      </w:r>
    </w:p>
    <w:p w14:paraId="35EC0AFC" w14:textId="77777777" w:rsidR="00A166DC" w:rsidRPr="009D74DB" w:rsidRDefault="00A166DC" w:rsidP="00A166DC">
      <w:pPr>
        <w:pStyle w:val="ListParagraph"/>
        <w:spacing w:after="0" w:line="360" w:lineRule="auto"/>
        <w:ind w:left="1701" w:firstLine="0"/>
      </w:pPr>
      <w:r w:rsidRPr="009D74DB">
        <w:t xml:space="preserve"> id_user INT PRIMARY KEY AUTO_INCREMENT,</w:t>
      </w:r>
    </w:p>
    <w:p w14:paraId="3B6E3F29" w14:textId="77777777" w:rsidR="00A166DC" w:rsidRPr="009D74DB" w:rsidRDefault="00A166DC" w:rsidP="00A166DC">
      <w:pPr>
        <w:pStyle w:val="ListParagraph"/>
        <w:spacing w:after="0" w:line="360" w:lineRule="auto"/>
        <w:ind w:left="1701" w:firstLine="0"/>
      </w:pPr>
      <w:r w:rsidRPr="009D74DB">
        <w:t xml:space="preserve"> username VARCHAR(50) NOT NULL UNIQUE,</w:t>
      </w:r>
    </w:p>
    <w:p w14:paraId="0F79EB07" w14:textId="77777777" w:rsidR="00A166DC" w:rsidRPr="009D74DB" w:rsidRDefault="00A166DC" w:rsidP="00A166DC">
      <w:pPr>
        <w:pStyle w:val="ListParagraph"/>
        <w:spacing w:after="0" w:line="360" w:lineRule="auto"/>
        <w:ind w:left="1701" w:firstLine="0"/>
      </w:pPr>
      <w:r w:rsidRPr="009D74DB">
        <w:t xml:space="preserve"> password VARCHAR(255) NOT NULL,</w:t>
      </w:r>
    </w:p>
    <w:p w14:paraId="533A2AEE" w14:textId="77777777" w:rsidR="00A166DC" w:rsidRPr="009D74DB" w:rsidRDefault="00A166DC" w:rsidP="00A166DC">
      <w:pPr>
        <w:pStyle w:val="ListParagraph"/>
        <w:spacing w:after="0" w:line="360" w:lineRule="auto"/>
        <w:ind w:left="1701" w:firstLine="0"/>
      </w:pPr>
      <w:r w:rsidRPr="009D74DB">
        <w:t xml:space="preserve"> role ENUM('admin', 'anggota') NOT NULL DEFAULT 'anggota'</w:t>
      </w:r>
    </w:p>
    <w:p w14:paraId="73811EB6" w14:textId="2A925138" w:rsidR="00A166DC" w:rsidRPr="009D74DB" w:rsidRDefault="00A166DC" w:rsidP="00A166DC">
      <w:pPr>
        <w:pStyle w:val="ListParagraph"/>
        <w:spacing w:after="0" w:line="360" w:lineRule="auto"/>
        <w:ind w:left="1701" w:firstLine="0"/>
      </w:pPr>
      <w:r w:rsidRPr="009D74DB">
        <w:t>);</w:t>
      </w:r>
    </w:p>
    <w:p w14:paraId="4A429920" w14:textId="29834B35" w:rsidR="00A166DC" w:rsidRPr="009D74DB" w:rsidRDefault="00A166DC" w:rsidP="00A166DC">
      <w:pPr>
        <w:pStyle w:val="ListParagraph"/>
        <w:spacing w:after="0" w:line="360" w:lineRule="auto"/>
        <w:ind w:left="1701" w:firstLine="0"/>
      </w:pPr>
      <w:r w:rsidRPr="009D74DB">
        <w:drawing>
          <wp:inline distT="0" distB="0" distL="0" distR="0" wp14:anchorId="79A95433" wp14:editId="2494C748">
            <wp:extent cx="3906520" cy="1038225"/>
            <wp:effectExtent l="19050" t="19050" r="17780" b="285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934022" cy="1045534"/>
                    </a:xfrm>
                    <a:prstGeom prst="rect">
                      <a:avLst/>
                    </a:prstGeom>
                    <a:ln w="12700">
                      <a:solidFill>
                        <a:schemeClr val="tx1"/>
                      </a:solidFill>
                    </a:ln>
                  </pic:spPr>
                </pic:pic>
              </a:graphicData>
            </a:graphic>
          </wp:inline>
        </w:drawing>
      </w:r>
    </w:p>
    <w:p w14:paraId="2682E030" w14:textId="7BE4D695" w:rsidR="00A166DC" w:rsidRPr="009D74DB" w:rsidRDefault="00A166DC" w:rsidP="00246791">
      <w:pPr>
        <w:pStyle w:val="ListParagraph"/>
        <w:numPr>
          <w:ilvl w:val="1"/>
          <w:numId w:val="88"/>
        </w:numPr>
        <w:spacing w:after="0" w:line="360" w:lineRule="auto"/>
        <w:ind w:left="1701" w:hanging="284"/>
      </w:pPr>
      <w:r w:rsidRPr="009D74DB">
        <w:lastRenderedPageBreak/>
        <w:t xml:space="preserve">Masukkan 2 akun uji coba (1 Admin dan 1 Anggota) menggunakan fungsi </w:t>
      </w:r>
      <w:r w:rsidRPr="009D74DB">
        <w:rPr>
          <w:i/>
        </w:rPr>
        <w:t xml:space="preserve">SHA2(..., 256) </w:t>
      </w:r>
      <w:r w:rsidRPr="009D74DB">
        <w:t>bawaan MySQL agar kata sandi langsung tersimpan dalam format hash SHA-256:</w:t>
      </w:r>
    </w:p>
    <w:p w14:paraId="05DF618A" w14:textId="77777777" w:rsidR="00A166DC" w:rsidRPr="009D74DB" w:rsidRDefault="00A166DC" w:rsidP="00A166DC">
      <w:pPr>
        <w:pStyle w:val="ListParagraph"/>
        <w:spacing w:after="0" w:line="360" w:lineRule="auto"/>
        <w:ind w:left="1701" w:firstLine="0"/>
      </w:pPr>
      <w:r w:rsidRPr="009D74DB">
        <w:t>INSERT INTO users (username, password, role) VALUES</w:t>
      </w:r>
    </w:p>
    <w:p w14:paraId="65ADA546" w14:textId="77777777" w:rsidR="00A166DC" w:rsidRPr="009D74DB" w:rsidRDefault="00A166DC" w:rsidP="00A166DC">
      <w:pPr>
        <w:pStyle w:val="ListParagraph"/>
        <w:spacing w:after="0" w:line="360" w:lineRule="auto"/>
        <w:ind w:left="1701" w:firstLine="0"/>
      </w:pPr>
      <w:r w:rsidRPr="009D74DB">
        <w:t>('petugas', SHA2('admin123', 256), 'admin'),</w:t>
      </w:r>
    </w:p>
    <w:p w14:paraId="2CE90227" w14:textId="1CFAE25C" w:rsidR="00A166DC" w:rsidRPr="009D74DB" w:rsidRDefault="00A166DC" w:rsidP="00A166DC">
      <w:pPr>
        <w:pStyle w:val="ListParagraph"/>
        <w:spacing w:after="0" w:line="360" w:lineRule="auto"/>
        <w:ind w:left="1701" w:firstLine="0"/>
      </w:pPr>
      <w:r w:rsidRPr="009D74DB">
        <w:t>('mahasiswa', SHA2('user123', 256), 'anggota');</w:t>
      </w:r>
    </w:p>
    <w:p w14:paraId="5FCAA668" w14:textId="06C463EA" w:rsidR="00A166DC" w:rsidRPr="009D74DB" w:rsidRDefault="00A166DC" w:rsidP="00A166DC">
      <w:pPr>
        <w:pStyle w:val="ListParagraph"/>
        <w:spacing w:after="0" w:line="360" w:lineRule="auto"/>
        <w:ind w:left="1701" w:firstLine="0"/>
      </w:pPr>
      <w:r w:rsidRPr="009D74DB">
        <w:drawing>
          <wp:inline distT="0" distB="0" distL="0" distR="0" wp14:anchorId="34CC5B5B" wp14:editId="5B8E8D02">
            <wp:extent cx="3914775" cy="795686"/>
            <wp:effectExtent l="19050" t="19050" r="9525" b="2349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936926" cy="800188"/>
                    </a:xfrm>
                    <a:prstGeom prst="rect">
                      <a:avLst/>
                    </a:prstGeom>
                    <a:ln w="12700">
                      <a:solidFill>
                        <a:schemeClr val="tx1"/>
                      </a:solidFill>
                    </a:ln>
                  </pic:spPr>
                </pic:pic>
              </a:graphicData>
            </a:graphic>
          </wp:inline>
        </w:drawing>
      </w:r>
    </w:p>
    <w:p w14:paraId="427D2362" w14:textId="77777777" w:rsidR="00A166DC" w:rsidRPr="009D74DB" w:rsidRDefault="00A166DC" w:rsidP="00246791">
      <w:pPr>
        <w:pStyle w:val="ListParagraph"/>
        <w:numPr>
          <w:ilvl w:val="0"/>
          <w:numId w:val="88"/>
        </w:numPr>
        <w:spacing w:after="0" w:line="360" w:lineRule="auto"/>
        <w:ind w:left="1418" w:hanging="284"/>
      </w:pPr>
      <w:r w:rsidRPr="009D74DB">
        <w:t>Implementasi Model Pengguna</w:t>
      </w:r>
    </w:p>
    <w:p w14:paraId="3739C7D9" w14:textId="6DD834BB" w:rsidR="00A166DC" w:rsidRPr="009D74DB" w:rsidRDefault="00A166DC" w:rsidP="00A166DC">
      <w:pPr>
        <w:pStyle w:val="ListParagraph"/>
        <w:numPr>
          <w:ilvl w:val="1"/>
          <w:numId w:val="78"/>
        </w:numPr>
        <w:spacing w:after="0" w:line="360" w:lineRule="auto"/>
        <w:ind w:left="1701" w:hanging="283"/>
      </w:pPr>
      <w:r w:rsidRPr="009D74DB">
        <w:t xml:space="preserve">Buka proyek Anda di </w:t>
      </w:r>
      <w:r w:rsidRPr="009D74DB">
        <w:rPr>
          <w:i/>
        </w:rPr>
        <w:t>Visual Studio Code.</w:t>
      </w:r>
    </w:p>
    <w:p w14:paraId="1A6BD2B0" w14:textId="1D7DBFAB" w:rsidR="00A166DC" w:rsidRPr="009D74DB" w:rsidRDefault="00A166DC" w:rsidP="00A166DC">
      <w:pPr>
        <w:pStyle w:val="ListParagraph"/>
        <w:spacing w:after="0" w:line="360" w:lineRule="auto"/>
        <w:ind w:left="1701" w:firstLine="0"/>
      </w:pPr>
      <w:r w:rsidRPr="009D74DB">
        <w:drawing>
          <wp:inline distT="0" distB="0" distL="0" distR="0" wp14:anchorId="33FF8C17" wp14:editId="629DF0D0">
            <wp:extent cx="3914775" cy="3629025"/>
            <wp:effectExtent l="19050" t="19050" r="28575" b="285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915329" cy="3629539"/>
                    </a:xfrm>
                    <a:prstGeom prst="rect">
                      <a:avLst/>
                    </a:prstGeom>
                    <a:ln w="12700">
                      <a:solidFill>
                        <a:schemeClr val="tx1"/>
                      </a:solidFill>
                    </a:ln>
                  </pic:spPr>
                </pic:pic>
              </a:graphicData>
            </a:graphic>
          </wp:inline>
        </w:drawing>
      </w:r>
    </w:p>
    <w:p w14:paraId="0193AC17" w14:textId="3B089D41" w:rsidR="00A166DC" w:rsidRPr="009D74DB" w:rsidRDefault="00A166DC" w:rsidP="00447EA1">
      <w:pPr>
        <w:pStyle w:val="ListParagraph"/>
        <w:numPr>
          <w:ilvl w:val="1"/>
          <w:numId w:val="78"/>
        </w:numPr>
        <w:spacing w:after="0" w:line="360" w:lineRule="auto"/>
        <w:ind w:left="1701" w:hanging="283"/>
      </w:pPr>
      <w:r w:rsidRPr="009D74DB">
        <w:t xml:space="preserve">Di dalam folder models, buat file baru bernama </w:t>
      </w:r>
      <w:r w:rsidRPr="009D74DB">
        <w:rPr>
          <w:i/>
        </w:rPr>
        <w:t>user_model.py.</w:t>
      </w:r>
    </w:p>
    <w:p w14:paraId="54858DDF" w14:textId="044FE744" w:rsidR="00447EA1" w:rsidRPr="009D74DB" w:rsidRDefault="00447EA1" w:rsidP="00447EA1">
      <w:pPr>
        <w:pStyle w:val="ListParagraph"/>
        <w:spacing w:after="0" w:line="360" w:lineRule="auto"/>
        <w:ind w:left="1701" w:firstLine="0"/>
      </w:pPr>
      <w:r w:rsidRPr="009D74DB">
        <w:drawing>
          <wp:inline distT="0" distB="0" distL="0" distR="0" wp14:anchorId="0867DE8B" wp14:editId="78A2CF15">
            <wp:extent cx="3914775" cy="1047750"/>
            <wp:effectExtent l="19050" t="19050" r="28575"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915321" cy="1047896"/>
                    </a:xfrm>
                    <a:prstGeom prst="rect">
                      <a:avLst/>
                    </a:prstGeom>
                    <a:ln w="12700">
                      <a:solidFill>
                        <a:schemeClr val="tx1"/>
                      </a:solidFill>
                    </a:ln>
                  </pic:spPr>
                </pic:pic>
              </a:graphicData>
            </a:graphic>
          </wp:inline>
        </w:drawing>
      </w:r>
    </w:p>
    <w:p w14:paraId="6D0033D8" w14:textId="18EF5DA1" w:rsidR="00A166DC" w:rsidRPr="009D74DB" w:rsidRDefault="00A166DC" w:rsidP="00447EA1">
      <w:pPr>
        <w:pStyle w:val="ListParagraph"/>
        <w:numPr>
          <w:ilvl w:val="1"/>
          <w:numId w:val="78"/>
        </w:numPr>
        <w:spacing w:after="0" w:line="360" w:lineRule="auto"/>
        <w:ind w:left="1701" w:hanging="283"/>
      </w:pPr>
      <w:r w:rsidRPr="009D74DB">
        <w:lastRenderedPageBreak/>
        <w:t>Tulis kode berikut untuk menangani proses hashing kata sandi dan verifikasi</w:t>
      </w:r>
      <w:r w:rsidR="00447EA1" w:rsidRPr="009D74DB">
        <w:t xml:space="preserve"> </w:t>
      </w:r>
      <w:r w:rsidRPr="009D74DB">
        <w:t>kredensial ke MySQL:</w:t>
      </w:r>
    </w:p>
    <w:p w14:paraId="31E7ACDA" w14:textId="40EBCD70" w:rsidR="00447EA1" w:rsidRPr="009D74DB" w:rsidRDefault="00447EA1" w:rsidP="00447EA1">
      <w:pPr>
        <w:pStyle w:val="ListParagraph"/>
        <w:spacing w:after="0" w:line="360" w:lineRule="auto"/>
        <w:ind w:left="1701" w:firstLine="0"/>
      </w:pPr>
      <w:r w:rsidRPr="009D74DB">
        <w:drawing>
          <wp:inline distT="0" distB="0" distL="0" distR="0" wp14:anchorId="3135195B" wp14:editId="2C6C4425">
            <wp:extent cx="3926840" cy="2212959"/>
            <wp:effectExtent l="19050" t="19050" r="16510" b="165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940310" cy="2220550"/>
                    </a:xfrm>
                    <a:prstGeom prst="rect">
                      <a:avLst/>
                    </a:prstGeom>
                    <a:ln w="12700">
                      <a:solidFill>
                        <a:schemeClr val="tx1"/>
                      </a:solidFill>
                    </a:ln>
                  </pic:spPr>
                </pic:pic>
              </a:graphicData>
            </a:graphic>
          </wp:inline>
        </w:drawing>
      </w:r>
    </w:p>
    <w:p w14:paraId="3BD1C45E" w14:textId="5A48E31B" w:rsidR="00A166DC" w:rsidRPr="009D74DB" w:rsidRDefault="00A166DC" w:rsidP="00246791">
      <w:pPr>
        <w:pStyle w:val="ListParagraph"/>
        <w:numPr>
          <w:ilvl w:val="0"/>
          <w:numId w:val="88"/>
        </w:numPr>
        <w:spacing w:after="0" w:line="360" w:lineRule="auto"/>
        <w:ind w:left="1418" w:hanging="284"/>
      </w:pPr>
      <w:r w:rsidRPr="009D74DB">
        <w:t>Pembuatan Antarmuka Login</w:t>
      </w:r>
    </w:p>
    <w:p w14:paraId="7C2EC953" w14:textId="46277635" w:rsidR="00A166DC" w:rsidRPr="009D74DB" w:rsidRDefault="00A166DC" w:rsidP="00246791">
      <w:pPr>
        <w:pStyle w:val="ListParagraph"/>
        <w:numPr>
          <w:ilvl w:val="0"/>
          <w:numId w:val="89"/>
        </w:numPr>
        <w:spacing w:after="0" w:line="360" w:lineRule="auto"/>
        <w:ind w:left="1701" w:hanging="283"/>
      </w:pPr>
      <w:r w:rsidRPr="009D74DB">
        <w:t xml:space="preserve">Di dalam folder </w:t>
      </w:r>
      <w:r w:rsidRPr="009D74DB">
        <w:rPr>
          <w:i/>
        </w:rPr>
        <w:t>views</w:t>
      </w:r>
      <w:r w:rsidRPr="009D74DB">
        <w:t xml:space="preserve">, buat file baru bernama </w:t>
      </w:r>
      <w:r w:rsidRPr="009D74DB">
        <w:rPr>
          <w:i/>
        </w:rPr>
        <w:t>login_view.py.</w:t>
      </w:r>
    </w:p>
    <w:p w14:paraId="72EEA665" w14:textId="28E1D07C" w:rsidR="00447EA1" w:rsidRPr="009D74DB" w:rsidRDefault="00447EA1" w:rsidP="00447EA1">
      <w:pPr>
        <w:pStyle w:val="ListParagraph"/>
        <w:spacing w:after="0" w:line="360" w:lineRule="auto"/>
        <w:ind w:left="1701" w:firstLine="0"/>
      </w:pPr>
      <w:r w:rsidRPr="009D74DB">
        <w:drawing>
          <wp:inline distT="0" distB="0" distL="0" distR="0" wp14:anchorId="4F408C1B" wp14:editId="38F4F82E">
            <wp:extent cx="3926840" cy="885825"/>
            <wp:effectExtent l="19050" t="19050" r="16510" b="285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927391" cy="885949"/>
                    </a:xfrm>
                    <a:prstGeom prst="rect">
                      <a:avLst/>
                    </a:prstGeom>
                    <a:ln w="12700">
                      <a:solidFill>
                        <a:schemeClr val="tx1"/>
                      </a:solidFill>
                    </a:ln>
                  </pic:spPr>
                </pic:pic>
              </a:graphicData>
            </a:graphic>
          </wp:inline>
        </w:drawing>
      </w:r>
    </w:p>
    <w:p w14:paraId="7A07DB5E" w14:textId="23F028BC" w:rsidR="00447EA1" w:rsidRPr="009D74DB" w:rsidRDefault="00447EA1" w:rsidP="00246791">
      <w:pPr>
        <w:pStyle w:val="ListParagraph"/>
        <w:numPr>
          <w:ilvl w:val="0"/>
          <w:numId w:val="89"/>
        </w:numPr>
        <w:spacing w:after="0" w:line="360" w:lineRule="auto"/>
        <w:ind w:left="1701" w:hanging="283"/>
      </w:pPr>
      <w:r w:rsidRPr="009D74DB">
        <w:t>Tulis kode berikut untuk merancang jendela Login:</w:t>
      </w:r>
    </w:p>
    <w:p w14:paraId="4F576F44" w14:textId="35DAAD30" w:rsidR="00447EA1" w:rsidRPr="009D74DB" w:rsidRDefault="00447EA1" w:rsidP="00447EA1">
      <w:pPr>
        <w:pStyle w:val="ListParagraph"/>
        <w:spacing w:after="0" w:line="360" w:lineRule="auto"/>
        <w:ind w:left="1701" w:firstLine="0"/>
      </w:pPr>
      <w:r w:rsidRPr="009D74DB">
        <w:drawing>
          <wp:inline distT="0" distB="0" distL="0" distR="0" wp14:anchorId="25B1DBBC" wp14:editId="3A28448D">
            <wp:extent cx="3919220" cy="3419475"/>
            <wp:effectExtent l="19050" t="19050" r="24130" b="285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922767" cy="3422570"/>
                    </a:xfrm>
                    <a:prstGeom prst="rect">
                      <a:avLst/>
                    </a:prstGeom>
                    <a:ln w="12700">
                      <a:solidFill>
                        <a:schemeClr val="tx1"/>
                      </a:solidFill>
                    </a:ln>
                  </pic:spPr>
                </pic:pic>
              </a:graphicData>
            </a:graphic>
          </wp:inline>
        </w:drawing>
      </w:r>
    </w:p>
    <w:p w14:paraId="3C637CD7" w14:textId="77777777" w:rsidR="00447EA1" w:rsidRPr="009D74DB" w:rsidRDefault="00447EA1" w:rsidP="00246791">
      <w:pPr>
        <w:pStyle w:val="ListParagraph"/>
        <w:numPr>
          <w:ilvl w:val="0"/>
          <w:numId w:val="88"/>
        </w:numPr>
        <w:spacing w:after="0" w:line="360" w:lineRule="auto"/>
        <w:ind w:left="1418" w:hanging="284"/>
      </w:pPr>
      <w:r w:rsidRPr="009D74DB">
        <w:lastRenderedPageBreak/>
        <w:t xml:space="preserve">Penerapan Otorisasi pada </w:t>
      </w:r>
      <w:r w:rsidRPr="009D74DB">
        <w:rPr>
          <w:i/>
        </w:rPr>
        <w:t>BukuController</w:t>
      </w:r>
    </w:p>
    <w:p w14:paraId="186CC24B" w14:textId="2576F812" w:rsidR="00B31465" w:rsidRPr="009D74DB" w:rsidRDefault="00447EA1" w:rsidP="00246791">
      <w:pPr>
        <w:pStyle w:val="ListParagraph"/>
        <w:numPr>
          <w:ilvl w:val="0"/>
          <w:numId w:val="90"/>
        </w:numPr>
        <w:spacing w:after="0" w:line="360" w:lineRule="auto"/>
        <w:ind w:left="1701" w:hanging="283"/>
      </w:pPr>
      <w:r w:rsidRPr="009D74DB">
        <w:t xml:space="preserve">Buka file </w:t>
      </w:r>
      <w:r w:rsidRPr="009D74DB">
        <w:rPr>
          <w:i/>
        </w:rPr>
        <w:t>controllers/buku_controller.py</w:t>
      </w:r>
      <w:r w:rsidRPr="009D74DB">
        <w:t xml:space="preserve"> dan modifikasi konstruktor __</w:t>
      </w:r>
      <w:r w:rsidRPr="009D74DB">
        <w:rPr>
          <w:i/>
        </w:rPr>
        <w:t>init</w:t>
      </w:r>
      <w:r w:rsidRPr="009D74DB">
        <w:t>__ agar</w:t>
      </w:r>
      <w:r w:rsidR="00B31465" w:rsidRPr="009D74DB">
        <w:t xml:space="preserve"> </w:t>
      </w:r>
      <w:r w:rsidR="00B31465" w:rsidRPr="009D74DB">
        <w:t>menerima parameter user_role dan membatasi akses tombol berdasarkan role:</w:t>
      </w:r>
    </w:p>
    <w:p w14:paraId="4F55CE7D" w14:textId="5D878EEB" w:rsidR="00B31465" w:rsidRPr="009D74DB" w:rsidRDefault="00B31465" w:rsidP="00B31465">
      <w:pPr>
        <w:pStyle w:val="ListParagraph"/>
        <w:spacing w:after="0" w:line="360" w:lineRule="auto"/>
        <w:ind w:left="1701" w:firstLine="0"/>
      </w:pPr>
      <w:r w:rsidRPr="009D74DB">
        <w:drawing>
          <wp:inline distT="0" distB="0" distL="0" distR="0" wp14:anchorId="47069CFD" wp14:editId="7AD1CBE2">
            <wp:extent cx="3916680" cy="3381153"/>
            <wp:effectExtent l="19050" t="19050" r="26670" b="1016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918901" cy="3383070"/>
                    </a:xfrm>
                    <a:prstGeom prst="rect">
                      <a:avLst/>
                    </a:prstGeom>
                    <a:ln w="12700">
                      <a:solidFill>
                        <a:schemeClr val="tx1"/>
                      </a:solidFill>
                    </a:ln>
                  </pic:spPr>
                </pic:pic>
              </a:graphicData>
            </a:graphic>
          </wp:inline>
        </w:drawing>
      </w:r>
      <w:r w:rsidRPr="009D74DB">
        <w:br/>
      </w:r>
      <w:r w:rsidRPr="009D74DB">
        <w:drawing>
          <wp:inline distT="0" distB="0" distL="0" distR="0" wp14:anchorId="7923E368" wp14:editId="46B3AC06">
            <wp:extent cx="3933824" cy="3514725"/>
            <wp:effectExtent l="19050" t="19050" r="1016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3938189" cy="3518625"/>
                    </a:xfrm>
                    <a:prstGeom prst="rect">
                      <a:avLst/>
                    </a:prstGeom>
                    <a:ln w="12700">
                      <a:solidFill>
                        <a:schemeClr val="tx1"/>
                      </a:solidFill>
                    </a:ln>
                  </pic:spPr>
                </pic:pic>
              </a:graphicData>
            </a:graphic>
          </wp:inline>
        </w:drawing>
      </w:r>
    </w:p>
    <w:p w14:paraId="0BDD9BBF" w14:textId="77777777" w:rsidR="00B31465" w:rsidRPr="009D74DB" w:rsidRDefault="00B31465" w:rsidP="00246791">
      <w:pPr>
        <w:pStyle w:val="ListParagraph"/>
        <w:numPr>
          <w:ilvl w:val="0"/>
          <w:numId w:val="88"/>
        </w:numPr>
        <w:spacing w:after="0" w:line="360" w:lineRule="auto"/>
        <w:ind w:left="1418" w:hanging="284"/>
      </w:pPr>
      <w:r w:rsidRPr="009D74DB">
        <w:lastRenderedPageBreak/>
        <w:t xml:space="preserve">Implementasi </w:t>
      </w:r>
      <w:r w:rsidRPr="009D74DB">
        <w:rPr>
          <w:i/>
        </w:rPr>
        <w:t>AuthController</w:t>
      </w:r>
      <w:r w:rsidRPr="009D74DB">
        <w:t xml:space="preserve"> dan Pembaruan </w:t>
      </w:r>
      <w:r w:rsidRPr="009D74DB">
        <w:rPr>
          <w:i/>
        </w:rPr>
        <w:t>main</w:t>
      </w:r>
      <w:r w:rsidRPr="009D74DB">
        <w:t>.</w:t>
      </w:r>
      <w:r w:rsidRPr="009D74DB">
        <w:rPr>
          <w:i/>
        </w:rPr>
        <w:t>py</w:t>
      </w:r>
    </w:p>
    <w:p w14:paraId="3482A3EA" w14:textId="34AD1C08" w:rsidR="00B31465" w:rsidRPr="009D74DB" w:rsidRDefault="00B31465" w:rsidP="00246791">
      <w:pPr>
        <w:pStyle w:val="ListParagraph"/>
        <w:numPr>
          <w:ilvl w:val="0"/>
          <w:numId w:val="91"/>
        </w:numPr>
        <w:spacing w:after="0" w:line="360" w:lineRule="auto"/>
        <w:ind w:left="1701" w:hanging="283"/>
      </w:pPr>
      <w:r w:rsidRPr="009D74DB">
        <w:t>Buat file baru di dalam folder controllers bernama auth_controller.py:</w:t>
      </w:r>
    </w:p>
    <w:p w14:paraId="4FB90FDB" w14:textId="1B1BF9AA" w:rsidR="00447EA1" w:rsidRPr="009D74DB" w:rsidRDefault="00B31465" w:rsidP="00B31465">
      <w:pPr>
        <w:spacing w:after="0" w:line="360" w:lineRule="auto"/>
        <w:ind w:left="1701" w:firstLine="0"/>
      </w:pPr>
      <w:r w:rsidRPr="009D74DB">
        <w:drawing>
          <wp:inline distT="0" distB="0" distL="0" distR="0" wp14:anchorId="03A0408A" wp14:editId="41CE3FF7">
            <wp:extent cx="3908892" cy="5794745"/>
            <wp:effectExtent l="19050" t="19050" r="15875" b="15875"/>
            <wp:docPr id="1398322816" name="Picture 139832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984892" cy="5907411"/>
                    </a:xfrm>
                    <a:prstGeom prst="rect">
                      <a:avLst/>
                    </a:prstGeom>
                    <a:ln w="12700">
                      <a:solidFill>
                        <a:schemeClr val="tx1"/>
                      </a:solidFill>
                    </a:ln>
                  </pic:spPr>
                </pic:pic>
              </a:graphicData>
            </a:graphic>
          </wp:inline>
        </w:drawing>
      </w:r>
    </w:p>
    <w:p w14:paraId="1B45AB61" w14:textId="17B0D197" w:rsidR="00B31465" w:rsidRPr="009D74DB" w:rsidRDefault="00B31465" w:rsidP="00246791">
      <w:pPr>
        <w:pStyle w:val="ListParagraph"/>
        <w:numPr>
          <w:ilvl w:val="0"/>
          <w:numId w:val="91"/>
        </w:numPr>
        <w:spacing w:after="0" w:line="360" w:lineRule="auto"/>
        <w:ind w:left="1701" w:hanging="283"/>
      </w:pPr>
      <w:r w:rsidRPr="009D74DB">
        <w:t xml:space="preserve">Buka file main.py di </w:t>
      </w:r>
      <w:r w:rsidRPr="009D74DB">
        <w:rPr>
          <w:i/>
        </w:rPr>
        <w:t>root</w:t>
      </w:r>
      <w:r w:rsidRPr="009D74DB">
        <w:t xml:space="preserve"> proyek Anda, lalu ubah titik masuk utama agar</w:t>
      </w:r>
      <w:r w:rsidR="00B953D9" w:rsidRPr="009D74DB">
        <w:t xml:space="preserve"> </w:t>
      </w:r>
      <w:r w:rsidRPr="009D74DB">
        <w:t xml:space="preserve">memanggil </w:t>
      </w:r>
      <w:r w:rsidRPr="009D74DB">
        <w:rPr>
          <w:i/>
        </w:rPr>
        <w:t>AuthController</w:t>
      </w:r>
      <w:r w:rsidRPr="009D74DB">
        <w:t xml:space="preserve"> terlebih dahulu:</w:t>
      </w:r>
    </w:p>
    <w:p w14:paraId="756541ED" w14:textId="254FE81F" w:rsidR="00B953D9" w:rsidRPr="009D74DB" w:rsidRDefault="00B953D9" w:rsidP="00B953D9">
      <w:pPr>
        <w:pStyle w:val="ListParagraph"/>
        <w:spacing w:after="0" w:line="360" w:lineRule="auto"/>
        <w:ind w:left="1701" w:firstLine="0"/>
      </w:pPr>
      <w:r w:rsidRPr="009D74DB">
        <w:drawing>
          <wp:inline distT="0" distB="0" distL="0" distR="0" wp14:anchorId="0FC430A6" wp14:editId="111D1F8C">
            <wp:extent cx="3909695" cy="885825"/>
            <wp:effectExtent l="19050" t="19050" r="14605" b="28575"/>
            <wp:docPr id="1398322817" name="Picture 13983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910242" cy="885949"/>
                    </a:xfrm>
                    <a:prstGeom prst="rect">
                      <a:avLst/>
                    </a:prstGeom>
                    <a:ln w="12700">
                      <a:solidFill>
                        <a:schemeClr val="tx1"/>
                      </a:solidFill>
                    </a:ln>
                  </pic:spPr>
                </pic:pic>
              </a:graphicData>
            </a:graphic>
          </wp:inline>
        </w:drawing>
      </w:r>
    </w:p>
    <w:p w14:paraId="0588B1D3" w14:textId="48C2FF0D" w:rsidR="00B953D9" w:rsidRPr="009D74DB" w:rsidRDefault="00B953D9" w:rsidP="00246791">
      <w:pPr>
        <w:pStyle w:val="ListParagraph"/>
        <w:numPr>
          <w:ilvl w:val="0"/>
          <w:numId w:val="91"/>
        </w:numPr>
        <w:spacing w:after="0" w:line="360" w:lineRule="auto"/>
        <w:ind w:left="1701" w:hanging="283"/>
      </w:pPr>
      <w:r w:rsidRPr="009D74DB">
        <w:lastRenderedPageBreak/>
        <w:t>Jalankan python main.py di terminal. Uji coba masuk menggunakan akun petugas</w:t>
      </w:r>
      <w:r w:rsidRPr="009D74DB">
        <w:t xml:space="preserve"> </w:t>
      </w:r>
      <w:r w:rsidRPr="009D74DB">
        <w:t>(</w:t>
      </w:r>
      <w:r w:rsidRPr="009D74DB">
        <w:rPr>
          <w:i/>
        </w:rPr>
        <w:t>password</w:t>
      </w:r>
      <w:r w:rsidRPr="009D74DB">
        <w:t>: admin123) dan akun mahasiswa (</w:t>
      </w:r>
      <w:r w:rsidRPr="009D74DB">
        <w:rPr>
          <w:i/>
        </w:rPr>
        <w:t>password</w:t>
      </w:r>
      <w:r w:rsidRPr="009D74DB">
        <w:t>: user123)</w:t>
      </w:r>
    </w:p>
    <w:p w14:paraId="7BBF7075" w14:textId="67AD5047" w:rsidR="007852B9" w:rsidRPr="009D74DB" w:rsidRDefault="007852B9" w:rsidP="00246791">
      <w:pPr>
        <w:pStyle w:val="ListParagraph"/>
        <w:numPr>
          <w:ilvl w:val="1"/>
          <w:numId w:val="92"/>
        </w:numPr>
        <w:spacing w:after="0" w:line="360" w:lineRule="auto"/>
        <w:ind w:left="1985" w:hanging="284"/>
      </w:pPr>
      <w:r w:rsidRPr="009D74DB">
        <w:t>Mode Admin</w:t>
      </w:r>
    </w:p>
    <w:p w14:paraId="7EED90ED" w14:textId="0BF6DA77" w:rsidR="007852B9" w:rsidRPr="009D74DB" w:rsidRDefault="007852B9" w:rsidP="007852B9">
      <w:pPr>
        <w:pStyle w:val="ListParagraph"/>
        <w:spacing w:after="0" w:line="360" w:lineRule="auto"/>
        <w:ind w:left="1985" w:firstLine="0"/>
      </w:pPr>
      <w:r w:rsidRPr="009D74DB">
        <w:drawing>
          <wp:inline distT="0" distB="0" distL="0" distR="0" wp14:anchorId="50A8CB91" wp14:editId="1E646156">
            <wp:extent cx="3744093" cy="2208067"/>
            <wp:effectExtent l="19050" t="19050" r="27940" b="20955"/>
            <wp:docPr id="1398322818" name="Picture 139832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754130" cy="2213986"/>
                    </a:xfrm>
                    <a:prstGeom prst="rect">
                      <a:avLst/>
                    </a:prstGeom>
                    <a:ln w="12700">
                      <a:solidFill>
                        <a:schemeClr val="tx1"/>
                      </a:solidFill>
                    </a:ln>
                  </pic:spPr>
                </pic:pic>
              </a:graphicData>
            </a:graphic>
          </wp:inline>
        </w:drawing>
      </w:r>
    </w:p>
    <w:p w14:paraId="1827BFE1" w14:textId="54DCCD79" w:rsidR="007852B9" w:rsidRPr="009D74DB" w:rsidRDefault="007852B9" w:rsidP="00246791">
      <w:pPr>
        <w:pStyle w:val="ListParagraph"/>
        <w:numPr>
          <w:ilvl w:val="1"/>
          <w:numId w:val="92"/>
        </w:numPr>
        <w:spacing w:after="0" w:line="360" w:lineRule="auto"/>
        <w:ind w:left="1985" w:hanging="284"/>
      </w:pPr>
      <w:r w:rsidRPr="009D74DB">
        <w:t>Mode Pengguna</w:t>
      </w:r>
    </w:p>
    <w:p w14:paraId="35C37612" w14:textId="48F1DFC2" w:rsidR="007852B9" w:rsidRPr="009D74DB" w:rsidRDefault="007852B9" w:rsidP="007852B9">
      <w:pPr>
        <w:pStyle w:val="ListParagraph"/>
        <w:spacing w:after="0" w:line="360" w:lineRule="auto"/>
        <w:ind w:left="1985" w:firstLine="0"/>
      </w:pPr>
      <w:r w:rsidRPr="009D74DB">
        <w:drawing>
          <wp:inline distT="0" distB="0" distL="0" distR="0" wp14:anchorId="6744105D" wp14:editId="03AAC26F">
            <wp:extent cx="3744093" cy="2223630"/>
            <wp:effectExtent l="19050" t="19050" r="8890" b="24765"/>
            <wp:docPr id="1398322819" name="Picture 139832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753248" cy="2229067"/>
                    </a:xfrm>
                    <a:prstGeom prst="rect">
                      <a:avLst/>
                    </a:prstGeom>
                    <a:ln w="12700">
                      <a:solidFill>
                        <a:schemeClr val="tx1"/>
                      </a:solidFill>
                    </a:ln>
                  </pic:spPr>
                </pic:pic>
              </a:graphicData>
            </a:graphic>
          </wp:inline>
        </w:drawing>
      </w:r>
    </w:p>
    <w:p w14:paraId="0CC7BEAB" w14:textId="77777777" w:rsidR="007852B9" w:rsidRPr="009D74DB" w:rsidRDefault="007852B9" w:rsidP="00246791">
      <w:pPr>
        <w:pStyle w:val="ListParagraph"/>
        <w:numPr>
          <w:ilvl w:val="0"/>
          <w:numId w:val="88"/>
        </w:numPr>
        <w:spacing w:after="0" w:line="360" w:lineRule="auto"/>
        <w:ind w:left="1418" w:hanging="284"/>
      </w:pPr>
      <w:r w:rsidRPr="009D74DB">
        <w:t xml:space="preserve">Menyimpan Perubahan ke </w:t>
      </w:r>
      <w:r w:rsidRPr="009D74DB">
        <w:rPr>
          <w:i/>
        </w:rPr>
        <w:t>Repositori Git</w:t>
      </w:r>
    </w:p>
    <w:p w14:paraId="5B92244F" w14:textId="77777777" w:rsidR="007852B9" w:rsidRPr="009D74DB" w:rsidRDefault="007852B9" w:rsidP="00246791">
      <w:pPr>
        <w:pStyle w:val="ListParagraph"/>
        <w:numPr>
          <w:ilvl w:val="0"/>
          <w:numId w:val="93"/>
        </w:numPr>
        <w:spacing w:after="0" w:line="360" w:lineRule="auto"/>
        <w:ind w:left="1701" w:hanging="283"/>
      </w:pPr>
      <w:r w:rsidRPr="009D74DB">
        <w:t>Periksa daftar file yang berubah di terminal</w:t>
      </w:r>
    </w:p>
    <w:p w14:paraId="0B887AAE" w14:textId="77777777" w:rsidR="007852B9" w:rsidRPr="009D74DB" w:rsidRDefault="007852B9" w:rsidP="007852B9">
      <w:pPr>
        <w:pStyle w:val="ListParagraph"/>
        <w:spacing w:after="0" w:line="360" w:lineRule="auto"/>
        <w:ind w:left="1701" w:firstLine="0"/>
        <w:rPr>
          <w:noProof/>
        </w:rPr>
      </w:pPr>
      <w:r w:rsidRPr="009D74DB">
        <w:t>git status</w:t>
      </w:r>
      <w:r w:rsidRPr="009D74DB">
        <w:rPr>
          <w:noProof/>
        </w:rPr>
        <w:t xml:space="preserve"> </w:t>
      </w:r>
    </w:p>
    <w:p w14:paraId="0222019A" w14:textId="5509841F" w:rsidR="007852B9" w:rsidRPr="009D74DB" w:rsidRDefault="007852B9" w:rsidP="007852B9">
      <w:pPr>
        <w:pStyle w:val="ListParagraph"/>
        <w:spacing w:after="0" w:line="360" w:lineRule="auto"/>
        <w:ind w:left="1701" w:firstLine="0"/>
      </w:pPr>
      <w:r w:rsidRPr="009D74DB">
        <w:drawing>
          <wp:inline distT="0" distB="0" distL="0" distR="0" wp14:anchorId="3EA32557" wp14:editId="73566910">
            <wp:extent cx="3943951" cy="1286540"/>
            <wp:effectExtent l="19050" t="19050" r="19050" b="27940"/>
            <wp:docPr id="1398322820" name="Picture 13983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989599" cy="1301431"/>
                    </a:xfrm>
                    <a:prstGeom prst="rect">
                      <a:avLst/>
                    </a:prstGeom>
                    <a:ln w="12700">
                      <a:solidFill>
                        <a:schemeClr val="tx1"/>
                      </a:solidFill>
                    </a:ln>
                  </pic:spPr>
                </pic:pic>
              </a:graphicData>
            </a:graphic>
          </wp:inline>
        </w:drawing>
      </w:r>
    </w:p>
    <w:p w14:paraId="5D9789CA" w14:textId="77777777" w:rsidR="007852B9" w:rsidRPr="009D74DB" w:rsidRDefault="007852B9" w:rsidP="00246791">
      <w:pPr>
        <w:pStyle w:val="ListParagraph"/>
        <w:numPr>
          <w:ilvl w:val="0"/>
          <w:numId w:val="93"/>
        </w:numPr>
        <w:spacing w:after="0" w:line="360" w:lineRule="auto"/>
        <w:ind w:left="1701" w:hanging="283"/>
      </w:pPr>
      <w:r w:rsidRPr="009D74DB">
        <w:lastRenderedPageBreak/>
        <w:t xml:space="preserve">Tambahkan seluruh file ke </w:t>
      </w:r>
      <w:r w:rsidRPr="009D74DB">
        <w:rPr>
          <w:i/>
        </w:rPr>
        <w:t>staging</w:t>
      </w:r>
      <w:r w:rsidRPr="009D74DB">
        <w:t xml:space="preserve"> area:</w:t>
      </w:r>
    </w:p>
    <w:p w14:paraId="198DEB31" w14:textId="7F8ABB63" w:rsidR="007852B9" w:rsidRPr="009D74DB" w:rsidRDefault="007852B9" w:rsidP="007852B9">
      <w:pPr>
        <w:pStyle w:val="ListParagraph"/>
        <w:spacing w:after="0" w:line="360" w:lineRule="auto"/>
        <w:ind w:left="1701" w:firstLine="0"/>
      </w:pPr>
      <w:r w:rsidRPr="009D74DB">
        <w:t>git add .</w:t>
      </w:r>
    </w:p>
    <w:p w14:paraId="0843C6BF" w14:textId="1223AE31" w:rsidR="007852B9" w:rsidRPr="009D74DB" w:rsidRDefault="007852B9" w:rsidP="007852B9">
      <w:pPr>
        <w:pStyle w:val="ListParagraph"/>
        <w:spacing w:after="0" w:line="360" w:lineRule="auto"/>
        <w:ind w:left="1701" w:firstLine="0"/>
      </w:pPr>
      <w:r w:rsidRPr="009D74DB">
        <w:drawing>
          <wp:inline distT="0" distB="0" distL="0" distR="0" wp14:anchorId="7DDE501C" wp14:editId="62426974">
            <wp:extent cx="3927475" cy="616689"/>
            <wp:effectExtent l="19050" t="19050" r="15875" b="12065"/>
            <wp:docPr id="1398322821" name="Picture 139832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3943482" cy="619202"/>
                    </a:xfrm>
                    <a:prstGeom prst="rect">
                      <a:avLst/>
                    </a:prstGeom>
                    <a:ln w="12700">
                      <a:solidFill>
                        <a:schemeClr val="tx1"/>
                      </a:solidFill>
                    </a:ln>
                  </pic:spPr>
                </pic:pic>
              </a:graphicData>
            </a:graphic>
          </wp:inline>
        </w:drawing>
      </w:r>
    </w:p>
    <w:p w14:paraId="74848459" w14:textId="7C8A2AF7" w:rsidR="007852B9" w:rsidRPr="009D74DB" w:rsidRDefault="007852B9" w:rsidP="00246791">
      <w:pPr>
        <w:pStyle w:val="ListParagraph"/>
        <w:numPr>
          <w:ilvl w:val="0"/>
          <w:numId w:val="93"/>
        </w:numPr>
        <w:spacing w:after="0" w:line="360" w:lineRule="auto"/>
        <w:ind w:left="1701" w:hanging="283"/>
      </w:pPr>
      <w:r w:rsidRPr="009D74DB">
        <w:t>Lakukan commit dengan pesan deskriptif:</w:t>
      </w:r>
    </w:p>
    <w:p w14:paraId="1AD64A76" w14:textId="7F65E612" w:rsidR="007852B9" w:rsidRPr="009D74DB" w:rsidRDefault="007852B9" w:rsidP="007852B9">
      <w:pPr>
        <w:pStyle w:val="ListParagraph"/>
        <w:spacing w:after="0" w:line="360" w:lineRule="auto"/>
        <w:ind w:left="1701" w:firstLine="0"/>
      </w:pPr>
      <w:r w:rsidRPr="009D74DB">
        <w:t>git commit -m "feat: implementasi autentikasi login dan otorisasi role pengguna"</w:t>
      </w:r>
    </w:p>
    <w:p w14:paraId="03384325" w14:textId="1BB4BEDA" w:rsidR="007852B9" w:rsidRPr="009D74DB" w:rsidRDefault="007852B9" w:rsidP="007852B9">
      <w:pPr>
        <w:pStyle w:val="ListParagraph"/>
        <w:spacing w:after="0" w:line="360" w:lineRule="auto"/>
        <w:ind w:left="1701" w:firstLine="0"/>
      </w:pPr>
      <w:r w:rsidRPr="009D74DB">
        <w:drawing>
          <wp:inline distT="0" distB="0" distL="0" distR="0" wp14:anchorId="000A7D40" wp14:editId="7E76511B">
            <wp:extent cx="3922682" cy="3242930"/>
            <wp:effectExtent l="19050" t="19050" r="20955" b="15240"/>
            <wp:docPr id="1398322822" name="Picture 139832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954818" cy="3269497"/>
                    </a:xfrm>
                    <a:prstGeom prst="rect">
                      <a:avLst/>
                    </a:prstGeom>
                    <a:ln w="12700">
                      <a:solidFill>
                        <a:schemeClr val="tx1"/>
                      </a:solidFill>
                    </a:ln>
                  </pic:spPr>
                </pic:pic>
              </a:graphicData>
            </a:graphic>
          </wp:inline>
        </w:drawing>
      </w:r>
    </w:p>
    <w:p w14:paraId="29F35BB9" w14:textId="0F68D598" w:rsidR="007852B9" w:rsidRPr="009D74DB" w:rsidRDefault="007852B9" w:rsidP="00246791">
      <w:pPr>
        <w:pStyle w:val="ListParagraph"/>
        <w:numPr>
          <w:ilvl w:val="0"/>
          <w:numId w:val="93"/>
        </w:numPr>
        <w:spacing w:after="0" w:line="360" w:lineRule="auto"/>
        <w:ind w:left="1701" w:hanging="283"/>
      </w:pPr>
      <w:r w:rsidRPr="009D74DB">
        <w:t xml:space="preserve">Unggah perubahan ke </w:t>
      </w:r>
      <w:r w:rsidRPr="009D74DB">
        <w:rPr>
          <w:i/>
        </w:rPr>
        <w:t>repositori</w:t>
      </w:r>
      <w:r w:rsidRPr="009D74DB">
        <w:t xml:space="preserve"> </w:t>
      </w:r>
      <w:r w:rsidRPr="009D74DB">
        <w:rPr>
          <w:i/>
        </w:rPr>
        <w:t>GitHub</w:t>
      </w:r>
      <w:r w:rsidRPr="009D74DB">
        <w:t xml:space="preserve"> Anda:</w:t>
      </w:r>
    </w:p>
    <w:p w14:paraId="691E7618" w14:textId="78E3F028" w:rsidR="007852B9" w:rsidRPr="009D74DB" w:rsidRDefault="007852B9" w:rsidP="007852B9">
      <w:pPr>
        <w:pStyle w:val="ListParagraph"/>
        <w:spacing w:after="0" w:line="360" w:lineRule="auto"/>
        <w:ind w:left="1701" w:firstLine="0"/>
      </w:pPr>
      <w:r w:rsidRPr="009D74DB">
        <w:t>git push origin main</w:t>
      </w:r>
    </w:p>
    <w:p w14:paraId="5B8122BE" w14:textId="28C239CF" w:rsidR="007852B9" w:rsidRPr="009D74DB" w:rsidRDefault="00246791" w:rsidP="007852B9">
      <w:pPr>
        <w:pStyle w:val="ListParagraph"/>
        <w:spacing w:after="0" w:line="360" w:lineRule="auto"/>
        <w:ind w:left="1701" w:firstLine="0"/>
      </w:pPr>
      <w:r w:rsidRPr="009D74DB">
        <w:drawing>
          <wp:inline distT="0" distB="0" distL="0" distR="0" wp14:anchorId="182FD770" wp14:editId="7C2B6B59">
            <wp:extent cx="3922919" cy="2190750"/>
            <wp:effectExtent l="19050" t="19050" r="20955" b="19050"/>
            <wp:docPr id="1398322823" name="Picture 139832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977123" cy="2221020"/>
                    </a:xfrm>
                    <a:prstGeom prst="rect">
                      <a:avLst/>
                    </a:prstGeom>
                    <a:ln w="12700">
                      <a:solidFill>
                        <a:schemeClr val="tx1"/>
                      </a:solidFill>
                    </a:ln>
                  </pic:spPr>
                </pic:pic>
              </a:graphicData>
            </a:graphic>
          </wp:inline>
        </w:drawing>
      </w:r>
    </w:p>
    <w:p w14:paraId="65E33560" w14:textId="77777777" w:rsidR="00F826DE" w:rsidRPr="009D74DB" w:rsidRDefault="00F826DE" w:rsidP="00F826DE">
      <w:pPr>
        <w:pStyle w:val="Heading3"/>
        <w:numPr>
          <w:ilvl w:val="2"/>
          <w:numId w:val="11"/>
        </w:numPr>
        <w:spacing w:before="0" w:line="360" w:lineRule="auto"/>
        <w:ind w:left="1134" w:hanging="567"/>
        <w:rPr>
          <w:rFonts w:cs="Times New Roman"/>
        </w:rPr>
      </w:pPr>
      <w:r w:rsidRPr="009D74DB">
        <w:rPr>
          <w:rFonts w:cs="Times New Roman"/>
          <w:i/>
        </w:rPr>
        <w:lastRenderedPageBreak/>
        <w:t>Otomasi Ci/Cd Pipeline</w:t>
      </w:r>
      <w:r w:rsidRPr="009D74DB">
        <w:rPr>
          <w:rFonts w:cs="Times New Roman"/>
        </w:rPr>
        <w:t xml:space="preserve"> Dan Pemaketan Aplikasi </w:t>
      </w:r>
    </w:p>
    <w:p w14:paraId="3B9B81DC" w14:textId="7F3DD2EE" w:rsidR="009D74DB" w:rsidRPr="009D74DB" w:rsidRDefault="009D74DB" w:rsidP="005328AB">
      <w:pPr>
        <w:pStyle w:val="ListParagraph"/>
        <w:numPr>
          <w:ilvl w:val="0"/>
          <w:numId w:val="99"/>
        </w:numPr>
        <w:spacing w:after="0" w:line="360" w:lineRule="auto"/>
        <w:ind w:left="1418" w:right="1" w:hanging="284"/>
      </w:pPr>
      <w:r w:rsidRPr="009D74DB">
        <w:t xml:space="preserve">Menambahkan Unit </w:t>
      </w:r>
      <w:r w:rsidRPr="009D74DB">
        <w:rPr>
          <w:i/>
        </w:rPr>
        <w:t>Test</w:t>
      </w:r>
      <w:r w:rsidRPr="009D74DB">
        <w:t xml:space="preserve"> untuk Fitur Autentikasi </w:t>
      </w:r>
    </w:p>
    <w:p w14:paraId="20A3521A" w14:textId="1C71209D" w:rsidR="009D74DB" w:rsidRPr="009D74DB" w:rsidRDefault="009D74DB" w:rsidP="005328AB">
      <w:pPr>
        <w:numPr>
          <w:ilvl w:val="0"/>
          <w:numId w:val="98"/>
        </w:numPr>
        <w:spacing w:after="0" w:line="360" w:lineRule="auto"/>
        <w:ind w:left="1701" w:right="1" w:hanging="283"/>
      </w:pPr>
      <w:r w:rsidRPr="009D74DB">
        <w:t xml:space="preserve">Buka proyek Anda di </w:t>
      </w:r>
      <w:r w:rsidRPr="009D74DB">
        <w:rPr>
          <w:i/>
        </w:rPr>
        <w:t>Visual</w:t>
      </w:r>
      <w:r w:rsidRPr="009D74DB">
        <w:t xml:space="preserve"> </w:t>
      </w:r>
      <w:r w:rsidRPr="009D74DB">
        <w:rPr>
          <w:i/>
        </w:rPr>
        <w:t>Studio</w:t>
      </w:r>
      <w:r w:rsidRPr="009D74DB">
        <w:t xml:space="preserve"> </w:t>
      </w:r>
      <w:r w:rsidRPr="009D74DB">
        <w:rPr>
          <w:i/>
        </w:rPr>
        <w:t>Code</w:t>
      </w:r>
      <w:r w:rsidRPr="009D74DB">
        <w:t xml:space="preserve"> dan pastikan </w:t>
      </w:r>
      <w:r w:rsidRPr="009D74DB">
        <w:rPr>
          <w:i/>
        </w:rPr>
        <w:t>Virtual</w:t>
      </w:r>
      <w:r w:rsidRPr="009D74DB">
        <w:t xml:space="preserve"> </w:t>
      </w:r>
      <w:r w:rsidRPr="009D74DB">
        <w:rPr>
          <w:i/>
        </w:rPr>
        <w:t>Environment</w:t>
      </w:r>
      <w:r w:rsidRPr="009D74DB">
        <w:t xml:space="preserve"> (</w:t>
      </w:r>
      <w:r w:rsidRPr="009D74DB">
        <w:rPr>
          <w:i/>
        </w:rPr>
        <w:t>env</w:t>
      </w:r>
      <w:r w:rsidRPr="009D74DB">
        <w:t xml:space="preserve">) telah aktif. </w:t>
      </w:r>
    </w:p>
    <w:p w14:paraId="349179DA" w14:textId="6557C76F" w:rsidR="009D74DB" w:rsidRPr="009D74DB" w:rsidRDefault="009D74DB" w:rsidP="00215413">
      <w:pPr>
        <w:spacing w:after="0" w:line="360" w:lineRule="auto"/>
        <w:ind w:left="1701" w:right="1"/>
      </w:pPr>
      <w:r w:rsidRPr="009D74DB">
        <w:drawing>
          <wp:inline distT="0" distB="0" distL="0" distR="0" wp14:anchorId="4BFC61D5" wp14:editId="4879023D">
            <wp:extent cx="3937000" cy="466725"/>
            <wp:effectExtent l="19050" t="19050" r="25400" b="28575"/>
            <wp:docPr id="1398322828" name="Picture 139832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937566" cy="466792"/>
                    </a:xfrm>
                    <a:prstGeom prst="rect">
                      <a:avLst/>
                    </a:prstGeom>
                    <a:ln w="12700">
                      <a:solidFill>
                        <a:schemeClr val="tx1"/>
                      </a:solidFill>
                    </a:ln>
                  </pic:spPr>
                </pic:pic>
              </a:graphicData>
            </a:graphic>
          </wp:inline>
        </w:drawing>
      </w:r>
    </w:p>
    <w:p w14:paraId="738ACF07" w14:textId="595DDFE3" w:rsidR="009D74DB" w:rsidRDefault="009D74DB" w:rsidP="005328AB">
      <w:pPr>
        <w:numPr>
          <w:ilvl w:val="0"/>
          <w:numId w:val="98"/>
        </w:numPr>
        <w:spacing w:after="0" w:line="360" w:lineRule="auto"/>
        <w:ind w:left="1701" w:right="1" w:hanging="283"/>
      </w:pPr>
      <w:r w:rsidRPr="009D74DB">
        <w:t xml:space="preserve">Di dalam folder </w:t>
      </w:r>
      <w:r w:rsidRPr="009D74DB">
        <w:rPr>
          <w:i/>
        </w:rPr>
        <w:t>tests</w:t>
      </w:r>
      <w:r w:rsidRPr="009D74DB">
        <w:t xml:space="preserve">, buat file baru bernama </w:t>
      </w:r>
      <w:r w:rsidRPr="009D74DB">
        <w:rPr>
          <w:i/>
        </w:rPr>
        <w:t>test_auth.py</w:t>
      </w:r>
      <w:r w:rsidRPr="009D74DB">
        <w:t>.</w:t>
      </w:r>
    </w:p>
    <w:p w14:paraId="0162F204" w14:textId="74C670BC" w:rsidR="009D74DB" w:rsidRDefault="009D74DB" w:rsidP="00ED1B1F">
      <w:pPr>
        <w:spacing w:after="0" w:line="360" w:lineRule="auto"/>
        <w:ind w:left="1701" w:right="1" w:firstLine="0"/>
      </w:pPr>
      <w:r w:rsidRPr="009D74DB">
        <w:drawing>
          <wp:inline distT="0" distB="0" distL="0" distR="0" wp14:anchorId="5C0943DC" wp14:editId="01856027">
            <wp:extent cx="3927475" cy="485775"/>
            <wp:effectExtent l="19050" t="19050" r="15875" b="28575"/>
            <wp:docPr id="1398322829" name="Picture 139832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928033" cy="485844"/>
                    </a:xfrm>
                    <a:prstGeom prst="rect">
                      <a:avLst/>
                    </a:prstGeom>
                    <a:ln w="12700">
                      <a:solidFill>
                        <a:schemeClr val="tx1"/>
                      </a:solidFill>
                    </a:ln>
                  </pic:spPr>
                </pic:pic>
              </a:graphicData>
            </a:graphic>
          </wp:inline>
        </w:drawing>
      </w:r>
    </w:p>
    <w:p w14:paraId="7BDFE1D1" w14:textId="20B69985" w:rsidR="009D74DB" w:rsidRDefault="009D74DB" w:rsidP="005328AB">
      <w:pPr>
        <w:numPr>
          <w:ilvl w:val="0"/>
          <w:numId w:val="98"/>
        </w:numPr>
        <w:spacing w:after="0" w:line="360" w:lineRule="auto"/>
        <w:ind w:left="1701" w:right="1" w:hanging="283"/>
      </w:pPr>
      <w:r>
        <w:t>Tulis skrip pengujian berikut untuk menguji konsistensi algoritma hashing SHA-256 dan proses autentikasi:</w:t>
      </w:r>
    </w:p>
    <w:p w14:paraId="182C390B" w14:textId="35706C1F" w:rsidR="009D74DB" w:rsidRDefault="009D74DB" w:rsidP="00ED1B1F">
      <w:pPr>
        <w:spacing w:after="0" w:line="360" w:lineRule="auto"/>
        <w:ind w:left="1701" w:right="1" w:firstLine="0"/>
      </w:pPr>
      <w:r w:rsidRPr="009D74DB">
        <w:drawing>
          <wp:inline distT="0" distB="0" distL="0" distR="0" wp14:anchorId="34F0B2EF" wp14:editId="167FBD62">
            <wp:extent cx="3913505" cy="3187700"/>
            <wp:effectExtent l="19050" t="19050" r="10795" b="12700"/>
            <wp:docPr id="1398322830" name="Picture 139832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950066" cy="3217480"/>
                    </a:xfrm>
                    <a:prstGeom prst="rect">
                      <a:avLst/>
                    </a:prstGeom>
                    <a:ln w="12700">
                      <a:solidFill>
                        <a:schemeClr val="tx1"/>
                      </a:solidFill>
                    </a:ln>
                  </pic:spPr>
                </pic:pic>
              </a:graphicData>
            </a:graphic>
          </wp:inline>
        </w:drawing>
      </w:r>
    </w:p>
    <w:p w14:paraId="1E70FC9F" w14:textId="72BF24B0" w:rsidR="009D74DB" w:rsidRPr="009D74DB" w:rsidRDefault="009D74DB" w:rsidP="005328AB">
      <w:pPr>
        <w:numPr>
          <w:ilvl w:val="0"/>
          <w:numId w:val="98"/>
        </w:numPr>
        <w:spacing w:after="0" w:line="360" w:lineRule="auto"/>
        <w:ind w:left="1701" w:right="1" w:hanging="283"/>
      </w:pPr>
      <w:r>
        <w:t>Jalankan perintah pytest -v di terminal untuk memastikan seluruh pengujian di test_buku.py dan test_auth.py berstatus PASSED</w:t>
      </w:r>
    </w:p>
    <w:p w14:paraId="3E308175" w14:textId="14CB3716" w:rsidR="003319AC" w:rsidRDefault="00310F0E" w:rsidP="00ED1B1F">
      <w:pPr>
        <w:spacing w:after="0" w:line="360" w:lineRule="auto"/>
        <w:ind w:left="1701" w:right="1" w:firstLine="0"/>
        <w:jc w:val="left"/>
      </w:pPr>
      <w:r w:rsidRPr="00310F0E">
        <w:drawing>
          <wp:inline distT="0" distB="0" distL="0" distR="0" wp14:anchorId="04D0AAE8" wp14:editId="735EBED0">
            <wp:extent cx="3915410" cy="1190625"/>
            <wp:effectExtent l="19050" t="19050" r="27940" b="28575"/>
            <wp:docPr id="1398322831" name="Picture 139832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953554" cy="1202224"/>
                    </a:xfrm>
                    <a:prstGeom prst="rect">
                      <a:avLst/>
                    </a:prstGeom>
                    <a:ln w="12700">
                      <a:solidFill>
                        <a:schemeClr val="tx1"/>
                      </a:solidFill>
                    </a:ln>
                  </pic:spPr>
                </pic:pic>
              </a:graphicData>
            </a:graphic>
          </wp:inline>
        </w:drawing>
      </w:r>
    </w:p>
    <w:p w14:paraId="37E571BE" w14:textId="77777777" w:rsidR="00310F0E" w:rsidRDefault="00310F0E" w:rsidP="005328AB">
      <w:pPr>
        <w:pStyle w:val="ListParagraph"/>
        <w:numPr>
          <w:ilvl w:val="0"/>
          <w:numId w:val="99"/>
        </w:numPr>
        <w:spacing w:after="0" w:line="360" w:lineRule="auto"/>
        <w:ind w:left="1418" w:right="1" w:hanging="284"/>
      </w:pPr>
      <w:r>
        <w:lastRenderedPageBreak/>
        <w:t xml:space="preserve">Membuat Berkas Daftar </w:t>
      </w:r>
      <w:r w:rsidRPr="00063551">
        <w:rPr>
          <w:i/>
        </w:rPr>
        <w:t>Dependensi</w:t>
      </w:r>
      <w:r>
        <w:t xml:space="preserve"> </w:t>
      </w:r>
    </w:p>
    <w:p w14:paraId="7D10AE46" w14:textId="77777777" w:rsidR="00310F0E" w:rsidRDefault="00310F0E" w:rsidP="005328AB">
      <w:pPr>
        <w:numPr>
          <w:ilvl w:val="1"/>
          <w:numId w:val="100"/>
        </w:numPr>
        <w:spacing w:after="0" w:line="360" w:lineRule="auto"/>
        <w:ind w:left="1701" w:right="1" w:hanging="283"/>
      </w:pPr>
      <w:r>
        <w:t xml:space="preserve">Masih di dalam terminal dengan </w:t>
      </w:r>
      <w:r w:rsidRPr="00063551">
        <w:rPr>
          <w:i/>
        </w:rPr>
        <w:t>env</w:t>
      </w:r>
      <w:r>
        <w:t xml:space="preserve"> aktif, jalankan perintah berikut untuk menyimpan daftar pustaka proyek ke dalam file </w:t>
      </w:r>
      <w:r w:rsidRPr="00310F0E">
        <w:rPr>
          <w:i/>
        </w:rPr>
        <w:t>requirements</w:t>
      </w:r>
      <w:r>
        <w:t xml:space="preserve">.txt: </w:t>
      </w:r>
      <w:r w:rsidRPr="00310F0E">
        <w:t>pip freeze &gt; requirements.txt</w:t>
      </w:r>
      <w:r>
        <w:t xml:space="preserve"> </w:t>
      </w:r>
    </w:p>
    <w:p w14:paraId="32F22752" w14:textId="02F7AD1B" w:rsidR="00310F0E" w:rsidRDefault="00310F0E" w:rsidP="00ED1B1F">
      <w:pPr>
        <w:spacing w:after="0" w:line="360" w:lineRule="auto"/>
        <w:ind w:left="1701" w:right="1" w:firstLine="0"/>
      </w:pPr>
      <w:r w:rsidRPr="00310F0E">
        <w:drawing>
          <wp:inline distT="0" distB="0" distL="0" distR="0" wp14:anchorId="72B88626" wp14:editId="261666B0">
            <wp:extent cx="3917315" cy="301625"/>
            <wp:effectExtent l="19050" t="19050" r="26035" b="22225"/>
            <wp:docPr id="1398322832" name="Picture 139832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3917315" cy="301625"/>
                    </a:xfrm>
                    <a:prstGeom prst="rect">
                      <a:avLst/>
                    </a:prstGeom>
                    <a:ln w="12700">
                      <a:solidFill>
                        <a:schemeClr val="tx1"/>
                      </a:solidFill>
                    </a:ln>
                  </pic:spPr>
                </pic:pic>
              </a:graphicData>
            </a:graphic>
          </wp:inline>
        </w:drawing>
      </w:r>
      <w:r>
        <w:t xml:space="preserve"> </w:t>
      </w:r>
    </w:p>
    <w:p w14:paraId="01DDB12D" w14:textId="77777777" w:rsidR="00310F0E" w:rsidRDefault="00310F0E" w:rsidP="005328AB">
      <w:pPr>
        <w:numPr>
          <w:ilvl w:val="1"/>
          <w:numId w:val="100"/>
        </w:numPr>
        <w:spacing w:after="0" w:line="360" w:lineRule="auto"/>
        <w:ind w:left="1701" w:right="1" w:hanging="283"/>
      </w:pPr>
      <w:r>
        <w:t xml:space="preserve">Buka file </w:t>
      </w:r>
      <w:r w:rsidRPr="00063551">
        <w:rPr>
          <w:i/>
        </w:rPr>
        <w:t>requirements</w:t>
      </w:r>
      <w:r>
        <w:t>.</w:t>
      </w:r>
      <w:r w:rsidRPr="00063551">
        <w:rPr>
          <w:i/>
        </w:rPr>
        <w:t>txt</w:t>
      </w:r>
      <w:r>
        <w:t xml:space="preserve"> yang baru terbentuk di </w:t>
      </w:r>
      <w:r w:rsidRPr="00063551">
        <w:rPr>
          <w:i/>
        </w:rPr>
        <w:t>root</w:t>
      </w:r>
      <w:r>
        <w:t xml:space="preserve"> </w:t>
      </w:r>
      <w:r w:rsidRPr="00063551">
        <w:rPr>
          <w:i/>
        </w:rPr>
        <w:t>direktori</w:t>
      </w:r>
      <w:r>
        <w:t xml:space="preserve"> proyek Anda, pastikan di dalamnya telah memuat pustaka utama seperti </w:t>
      </w:r>
      <w:r w:rsidRPr="00063551">
        <w:rPr>
          <w:i/>
        </w:rPr>
        <w:t>mysql</w:t>
      </w:r>
      <w:r>
        <w:t>-</w:t>
      </w:r>
      <w:r w:rsidRPr="00063551">
        <w:rPr>
          <w:i/>
        </w:rPr>
        <w:t>connector</w:t>
      </w:r>
      <w:r>
        <w:t>-</w:t>
      </w:r>
      <w:r w:rsidRPr="00063551">
        <w:rPr>
          <w:i/>
        </w:rPr>
        <w:t>python</w:t>
      </w:r>
      <w:r>
        <w:t xml:space="preserve">, </w:t>
      </w:r>
      <w:r w:rsidRPr="00063551">
        <w:rPr>
          <w:i/>
        </w:rPr>
        <w:t>customtkinter</w:t>
      </w:r>
      <w:r>
        <w:t xml:space="preserve">, dan </w:t>
      </w:r>
      <w:r w:rsidRPr="00063551">
        <w:rPr>
          <w:i/>
        </w:rPr>
        <w:t>pytest</w:t>
      </w:r>
      <w:r>
        <w:t xml:space="preserve">. </w:t>
      </w:r>
    </w:p>
    <w:p w14:paraId="0A7BF52B" w14:textId="402E487B" w:rsidR="00310F0E" w:rsidRDefault="00063551" w:rsidP="00ED1B1F">
      <w:pPr>
        <w:spacing w:after="0" w:line="360" w:lineRule="auto"/>
        <w:ind w:left="1701" w:right="1" w:firstLine="0"/>
      </w:pPr>
      <w:r w:rsidRPr="00063551">
        <w:drawing>
          <wp:inline distT="0" distB="0" distL="0" distR="0" wp14:anchorId="4A9F6522" wp14:editId="2F653411">
            <wp:extent cx="3913984" cy="1211283"/>
            <wp:effectExtent l="19050" t="19050" r="10795" b="27305"/>
            <wp:docPr id="1398322835" name="Picture 139832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3956545" cy="1224455"/>
                    </a:xfrm>
                    <a:prstGeom prst="rect">
                      <a:avLst/>
                    </a:prstGeom>
                    <a:ln w="12700">
                      <a:solidFill>
                        <a:schemeClr val="tx1"/>
                      </a:solidFill>
                    </a:ln>
                  </pic:spPr>
                </pic:pic>
              </a:graphicData>
            </a:graphic>
          </wp:inline>
        </w:drawing>
      </w:r>
    </w:p>
    <w:p w14:paraId="50793455" w14:textId="77777777" w:rsidR="00310F0E" w:rsidRDefault="00310F0E" w:rsidP="005328AB">
      <w:pPr>
        <w:pStyle w:val="ListParagraph"/>
        <w:numPr>
          <w:ilvl w:val="0"/>
          <w:numId w:val="99"/>
        </w:numPr>
        <w:spacing w:after="0" w:line="360" w:lineRule="auto"/>
        <w:ind w:left="1418" w:right="1" w:hanging="284"/>
      </w:pPr>
      <w:r>
        <w:t xml:space="preserve">Konfigurasi CI Pipeline dengan GitHub Actions </w:t>
      </w:r>
    </w:p>
    <w:p w14:paraId="4D99569F" w14:textId="77777777" w:rsidR="00063551" w:rsidRDefault="00310F0E" w:rsidP="005328AB">
      <w:pPr>
        <w:numPr>
          <w:ilvl w:val="0"/>
          <w:numId w:val="101"/>
        </w:numPr>
        <w:spacing w:after="0" w:line="360" w:lineRule="auto"/>
        <w:ind w:left="1701" w:right="1" w:hanging="283"/>
      </w:pPr>
      <w:r>
        <w:t xml:space="preserve">Di root direktori proyek Anda, buat folder baru bernama .github dan buat subfolder bernama workflows </w:t>
      </w:r>
    </w:p>
    <w:p w14:paraId="37FD82BB" w14:textId="492D79F5" w:rsidR="00310F0E" w:rsidRDefault="00063551" w:rsidP="00ED1B1F">
      <w:pPr>
        <w:spacing w:after="0" w:line="360" w:lineRule="auto"/>
        <w:ind w:left="1701" w:right="1" w:firstLine="0"/>
      </w:pPr>
      <w:r w:rsidRPr="00063551">
        <w:drawing>
          <wp:inline distT="0" distB="0" distL="0" distR="0" wp14:anchorId="70AC9474" wp14:editId="0CF14308">
            <wp:extent cx="3913932" cy="750498"/>
            <wp:effectExtent l="19050" t="19050" r="10795" b="12065"/>
            <wp:docPr id="1398322837" name="Picture 139832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093968" cy="785020"/>
                    </a:xfrm>
                    <a:prstGeom prst="rect">
                      <a:avLst/>
                    </a:prstGeom>
                    <a:ln w="12700">
                      <a:solidFill>
                        <a:schemeClr val="tx1"/>
                      </a:solidFill>
                    </a:ln>
                  </pic:spPr>
                </pic:pic>
              </a:graphicData>
            </a:graphic>
          </wp:inline>
        </w:drawing>
      </w:r>
      <w:r w:rsidR="00310F0E">
        <w:t xml:space="preserve"> </w:t>
      </w:r>
    </w:p>
    <w:p w14:paraId="138D089E" w14:textId="5D8FA459" w:rsidR="00310F0E" w:rsidRDefault="00310F0E" w:rsidP="005328AB">
      <w:pPr>
        <w:numPr>
          <w:ilvl w:val="0"/>
          <w:numId w:val="101"/>
        </w:numPr>
        <w:spacing w:after="0" w:line="360" w:lineRule="auto"/>
        <w:ind w:left="1701" w:right="1" w:hanging="283"/>
      </w:pPr>
      <w:r>
        <w:t xml:space="preserve">Di dalam folder .github/workflows, buat file konfigurasi bernama ci_pipeline.yml dan ketikkan konfigurasi pipeline berikut: </w:t>
      </w:r>
    </w:p>
    <w:p w14:paraId="24905038" w14:textId="4F8A24C1" w:rsidR="00310F0E" w:rsidRDefault="00ED1B1F" w:rsidP="00ED1B1F">
      <w:pPr>
        <w:spacing w:after="0" w:line="360" w:lineRule="auto"/>
        <w:ind w:left="1701" w:right="1" w:firstLine="0"/>
      </w:pPr>
      <w:r w:rsidRPr="00063551">
        <w:drawing>
          <wp:inline distT="0" distB="0" distL="0" distR="0" wp14:anchorId="46E589AC" wp14:editId="3ADD8462">
            <wp:extent cx="3917247" cy="2329132"/>
            <wp:effectExtent l="19050" t="19050" r="26670" b="14605"/>
            <wp:docPr id="1398322838" name="Picture 139832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2"/>
                    <a:srcRect b="7917"/>
                    <a:stretch/>
                  </pic:blipFill>
                  <pic:spPr bwMode="auto">
                    <a:xfrm>
                      <a:off x="0" y="0"/>
                      <a:ext cx="4010490" cy="2384573"/>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F623E5F" w14:textId="77777777" w:rsidR="00310F0E" w:rsidRDefault="00310F0E" w:rsidP="005328AB">
      <w:pPr>
        <w:pStyle w:val="ListParagraph"/>
        <w:numPr>
          <w:ilvl w:val="0"/>
          <w:numId w:val="99"/>
        </w:numPr>
        <w:spacing w:after="0" w:line="360" w:lineRule="auto"/>
        <w:ind w:left="1418" w:right="1" w:hanging="284"/>
      </w:pPr>
      <w:r>
        <w:lastRenderedPageBreak/>
        <w:t xml:space="preserve">Menguji Pipeline CI di GitHub </w:t>
      </w:r>
    </w:p>
    <w:p w14:paraId="2E92880A" w14:textId="77777777" w:rsidR="00ED1B1F" w:rsidRDefault="00310F0E" w:rsidP="005328AB">
      <w:pPr>
        <w:numPr>
          <w:ilvl w:val="0"/>
          <w:numId w:val="102"/>
        </w:numPr>
        <w:spacing w:after="0" w:line="360" w:lineRule="auto"/>
        <w:ind w:left="1701" w:right="1" w:hanging="283"/>
      </w:pPr>
      <w:r>
        <w:t xml:space="preserve">Simpan seluruh perubahan lokal dan kirimkan ke GitHub melalui terminal: </w:t>
      </w:r>
    </w:p>
    <w:p w14:paraId="3C71AF68" w14:textId="38E6E896" w:rsidR="00ED1B1F" w:rsidRDefault="00310F0E" w:rsidP="00ED1B1F">
      <w:pPr>
        <w:spacing w:after="0" w:line="360" w:lineRule="auto"/>
        <w:ind w:left="1701" w:right="1" w:firstLine="0"/>
      </w:pPr>
      <w:r>
        <w:t xml:space="preserve">git add . </w:t>
      </w:r>
    </w:p>
    <w:p w14:paraId="475C3800" w14:textId="77777777" w:rsidR="00ED1B1F" w:rsidRDefault="00310F0E" w:rsidP="00ED1B1F">
      <w:pPr>
        <w:spacing w:after="0" w:line="360" w:lineRule="auto"/>
        <w:ind w:left="1701" w:right="1" w:firstLine="0"/>
      </w:pPr>
      <w:r>
        <w:t xml:space="preserve">git commit -m "ci: menambahkan unit test auth dan konfigurasi GitHub Actions" </w:t>
      </w:r>
    </w:p>
    <w:p w14:paraId="1D045FBD" w14:textId="0D759F8E" w:rsidR="00310F0E" w:rsidRDefault="00310F0E" w:rsidP="00ED1B1F">
      <w:pPr>
        <w:spacing w:after="0" w:line="360" w:lineRule="auto"/>
        <w:ind w:left="1701" w:right="1" w:firstLine="0"/>
      </w:pPr>
      <w:r>
        <w:t xml:space="preserve">git push origin main  </w:t>
      </w:r>
    </w:p>
    <w:p w14:paraId="7476D4FD" w14:textId="7FB07A9E" w:rsidR="00ED1B1F" w:rsidRDefault="00ED1B1F" w:rsidP="00ED1B1F">
      <w:pPr>
        <w:spacing w:after="0" w:line="360" w:lineRule="auto"/>
        <w:ind w:left="1701" w:right="1" w:firstLine="0"/>
      </w:pPr>
      <w:r w:rsidRPr="00ED1B1F">
        <w:drawing>
          <wp:inline distT="0" distB="0" distL="0" distR="0" wp14:anchorId="305D0BF7" wp14:editId="5BB69016">
            <wp:extent cx="3922645" cy="2113471"/>
            <wp:effectExtent l="19050" t="19050" r="20955" b="20320"/>
            <wp:docPr id="1398322840" name="Picture 139832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982914" cy="2145943"/>
                    </a:xfrm>
                    <a:prstGeom prst="rect">
                      <a:avLst/>
                    </a:prstGeom>
                    <a:ln w="12700">
                      <a:solidFill>
                        <a:schemeClr val="tx1"/>
                      </a:solidFill>
                    </a:ln>
                  </pic:spPr>
                </pic:pic>
              </a:graphicData>
            </a:graphic>
          </wp:inline>
        </w:drawing>
      </w:r>
    </w:p>
    <w:p w14:paraId="4BD98936" w14:textId="3F405DAD" w:rsidR="00310F0E" w:rsidRDefault="00310F0E" w:rsidP="005328AB">
      <w:pPr>
        <w:numPr>
          <w:ilvl w:val="0"/>
          <w:numId w:val="102"/>
        </w:numPr>
        <w:spacing w:after="0" w:line="360" w:lineRule="auto"/>
        <w:ind w:left="1701" w:right="1" w:hanging="283"/>
      </w:pPr>
      <w:r>
        <w:t xml:space="preserve">Buka repositori proyek Anda di browser, lalu klik tab Actions di bagian atas halaman GitHub. </w:t>
      </w:r>
    </w:p>
    <w:p w14:paraId="235698E8" w14:textId="3D22CAC6" w:rsidR="00ED1B1F" w:rsidRDefault="00ED1B1F" w:rsidP="00ED1B1F">
      <w:pPr>
        <w:spacing w:after="0" w:line="360" w:lineRule="auto"/>
        <w:ind w:left="1701" w:right="1" w:firstLine="0"/>
      </w:pPr>
      <w:r w:rsidRPr="00ED1B1F">
        <w:drawing>
          <wp:inline distT="0" distB="0" distL="0" distR="0" wp14:anchorId="7AC9DD5A" wp14:editId="366A4D51">
            <wp:extent cx="3930015" cy="911225"/>
            <wp:effectExtent l="19050" t="19050" r="13335" b="22225"/>
            <wp:docPr id="1398322841" name="Picture 139832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930015" cy="911225"/>
                    </a:xfrm>
                    <a:prstGeom prst="rect">
                      <a:avLst/>
                    </a:prstGeom>
                    <a:ln w="12700">
                      <a:solidFill>
                        <a:schemeClr val="tx1"/>
                      </a:solidFill>
                    </a:ln>
                  </pic:spPr>
                </pic:pic>
              </a:graphicData>
            </a:graphic>
          </wp:inline>
        </w:drawing>
      </w:r>
    </w:p>
    <w:p w14:paraId="6C437A3E" w14:textId="439A2A05" w:rsidR="00310F0E" w:rsidRDefault="00310F0E" w:rsidP="005328AB">
      <w:pPr>
        <w:numPr>
          <w:ilvl w:val="0"/>
          <w:numId w:val="102"/>
        </w:numPr>
        <w:spacing w:after="0" w:line="360" w:lineRule="auto"/>
        <w:ind w:left="1701" w:right="1" w:hanging="283"/>
      </w:pPr>
      <w:r>
        <w:t xml:space="preserve"> Amati proses workflow "Python CI Pipeline - Sistem Perpustakaan" yang sedang berjalan secara otomatis. Tunggu hingga indikator berubah menjadi centang hijau (Success) yang menandakan seluruh pengujian otomatis berhasil dilewati </w:t>
      </w:r>
    </w:p>
    <w:p w14:paraId="0C4AE879" w14:textId="2B20EB01" w:rsidR="00AD2061" w:rsidRDefault="00AD2061" w:rsidP="00AD2061">
      <w:pPr>
        <w:spacing w:after="0" w:line="360" w:lineRule="auto"/>
        <w:ind w:left="1701" w:right="1" w:firstLine="0"/>
      </w:pPr>
      <w:r w:rsidRPr="00AD2061">
        <w:drawing>
          <wp:inline distT="0" distB="0" distL="0" distR="0" wp14:anchorId="28E44ECB" wp14:editId="26BEA23B">
            <wp:extent cx="3921125" cy="1428750"/>
            <wp:effectExtent l="19050" t="19050" r="22225" b="19050"/>
            <wp:docPr id="1398322842" name="Picture 139832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024508" cy="1466420"/>
                    </a:xfrm>
                    <a:prstGeom prst="rect">
                      <a:avLst/>
                    </a:prstGeom>
                    <a:ln w="12700">
                      <a:solidFill>
                        <a:schemeClr val="tx1"/>
                      </a:solidFill>
                    </a:ln>
                  </pic:spPr>
                </pic:pic>
              </a:graphicData>
            </a:graphic>
          </wp:inline>
        </w:drawing>
      </w:r>
    </w:p>
    <w:p w14:paraId="73B591A2" w14:textId="77777777" w:rsidR="00310F0E" w:rsidRDefault="00310F0E" w:rsidP="005328AB">
      <w:pPr>
        <w:pStyle w:val="ListParagraph"/>
        <w:numPr>
          <w:ilvl w:val="0"/>
          <w:numId w:val="99"/>
        </w:numPr>
        <w:spacing w:after="0" w:line="360" w:lineRule="auto"/>
        <w:ind w:left="1418" w:right="1" w:hanging="284"/>
      </w:pPr>
      <w:r>
        <w:lastRenderedPageBreak/>
        <w:t xml:space="preserve">Pemaketan Aplikasi Menjadi Berkas Eksekusi </w:t>
      </w:r>
    </w:p>
    <w:p w14:paraId="2791376B" w14:textId="77777777" w:rsidR="00AD2061" w:rsidRDefault="00310F0E" w:rsidP="005328AB">
      <w:pPr>
        <w:numPr>
          <w:ilvl w:val="1"/>
          <w:numId w:val="103"/>
        </w:numPr>
        <w:spacing w:after="0" w:line="360" w:lineRule="auto"/>
        <w:ind w:left="1701" w:right="1" w:hanging="283"/>
      </w:pPr>
      <w:r>
        <w:t xml:space="preserve">Kembali ke terminal VS Code Anda, instal pustaka pyinstaller: </w:t>
      </w:r>
    </w:p>
    <w:p w14:paraId="5C280C11" w14:textId="77777777" w:rsidR="00AD2061" w:rsidRDefault="00310F0E" w:rsidP="00AD2061">
      <w:pPr>
        <w:spacing w:after="0" w:line="360" w:lineRule="auto"/>
        <w:ind w:left="1701" w:right="1" w:firstLine="0"/>
      </w:pPr>
      <w:r>
        <w:t xml:space="preserve">pip install pyinstaller </w:t>
      </w:r>
    </w:p>
    <w:p w14:paraId="66A386FC" w14:textId="2C91176F" w:rsidR="00310F0E" w:rsidRDefault="00AD2061" w:rsidP="00AD2061">
      <w:pPr>
        <w:spacing w:after="0" w:line="360" w:lineRule="auto"/>
        <w:ind w:left="1701" w:right="1" w:firstLine="0"/>
      </w:pPr>
      <w:r w:rsidRPr="00AD2061">
        <w:drawing>
          <wp:inline distT="0" distB="0" distL="0" distR="0" wp14:anchorId="553CCCD2" wp14:editId="63CE688D">
            <wp:extent cx="3925497" cy="1760268"/>
            <wp:effectExtent l="19050" t="19050" r="18415" b="11430"/>
            <wp:docPr id="1398322843" name="Picture 139832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3937526" cy="1765662"/>
                    </a:xfrm>
                    <a:prstGeom prst="rect">
                      <a:avLst/>
                    </a:prstGeom>
                    <a:ln w="12700">
                      <a:solidFill>
                        <a:schemeClr val="tx1"/>
                      </a:solidFill>
                    </a:ln>
                  </pic:spPr>
                </pic:pic>
              </a:graphicData>
            </a:graphic>
          </wp:inline>
        </w:drawing>
      </w:r>
      <w:r w:rsidR="00310F0E">
        <w:t xml:space="preserve"> </w:t>
      </w:r>
    </w:p>
    <w:p w14:paraId="2A7E5008" w14:textId="40E3320A" w:rsidR="00310F0E" w:rsidRDefault="00310F0E" w:rsidP="005328AB">
      <w:pPr>
        <w:numPr>
          <w:ilvl w:val="1"/>
          <w:numId w:val="103"/>
        </w:numPr>
        <w:spacing w:after="0" w:line="360" w:lineRule="auto"/>
        <w:ind w:left="1701" w:right="1" w:hanging="283"/>
      </w:pPr>
      <w:r>
        <w:t xml:space="preserve">Jalankan perintah berikut untuk membungkus proyek menjadi satu berkas .exe tanpa memunculkan layar hitam terminal (console) saat dibuka: </w:t>
      </w:r>
    </w:p>
    <w:p w14:paraId="2312CBDA" w14:textId="77777777" w:rsidR="00AD2061" w:rsidRDefault="00AD2061" w:rsidP="00AD2061">
      <w:pPr>
        <w:pStyle w:val="ListParagraph"/>
        <w:spacing w:after="0" w:line="360" w:lineRule="auto"/>
        <w:ind w:left="1701" w:right="1" w:firstLine="0"/>
      </w:pPr>
      <w:r>
        <w:t xml:space="preserve">pyinstaller --noconfirm --onefile --windowed --name " AplikasiPerpustakaan" main.py </w:t>
      </w:r>
    </w:p>
    <w:p w14:paraId="539079D3" w14:textId="3D5BDB31" w:rsidR="00310F0E" w:rsidRDefault="00AD2061" w:rsidP="00AD2061">
      <w:pPr>
        <w:pStyle w:val="ListParagraph"/>
        <w:spacing w:after="0" w:line="360" w:lineRule="auto"/>
        <w:ind w:left="1701" w:right="1" w:firstLine="0"/>
      </w:pPr>
      <w:r w:rsidRPr="00AD2061">
        <w:drawing>
          <wp:inline distT="0" distB="0" distL="0" distR="0" wp14:anchorId="07F4C6F0" wp14:editId="26D943CE">
            <wp:extent cx="3930922" cy="2244473"/>
            <wp:effectExtent l="19050" t="19050" r="12700" b="22860"/>
            <wp:docPr id="1398322844" name="Picture 1398322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3984240" cy="2274916"/>
                    </a:xfrm>
                    <a:prstGeom prst="rect">
                      <a:avLst/>
                    </a:prstGeom>
                    <a:ln w="12700">
                      <a:solidFill>
                        <a:schemeClr val="tx1"/>
                      </a:solidFill>
                    </a:ln>
                  </pic:spPr>
                </pic:pic>
              </a:graphicData>
            </a:graphic>
          </wp:inline>
        </w:drawing>
      </w:r>
      <w:r w:rsidR="00310F0E">
        <w:t xml:space="preserve"> </w:t>
      </w:r>
    </w:p>
    <w:p w14:paraId="689E791A" w14:textId="77777777" w:rsidR="00310F0E" w:rsidRDefault="00310F0E" w:rsidP="005328AB">
      <w:pPr>
        <w:numPr>
          <w:ilvl w:val="1"/>
          <w:numId w:val="103"/>
        </w:numPr>
        <w:spacing w:after="0" w:line="360" w:lineRule="auto"/>
        <w:ind w:left="1701" w:right="1" w:hanging="283"/>
      </w:pPr>
      <w:r>
        <w:t xml:space="preserve">Tunggu hingga proses kompilasi selesai. PyInstaller akan menghasilkan dua folder baru, yaitu build/ dan dist/. </w:t>
      </w:r>
    </w:p>
    <w:p w14:paraId="2298D867" w14:textId="5CF25ED9" w:rsidR="00310F0E" w:rsidRDefault="00474D25" w:rsidP="00474D25">
      <w:pPr>
        <w:spacing w:after="0" w:line="360" w:lineRule="auto"/>
        <w:ind w:left="1701" w:right="1"/>
      </w:pPr>
      <w:r w:rsidRPr="00474D25">
        <w:drawing>
          <wp:inline distT="0" distB="0" distL="0" distR="0" wp14:anchorId="592D8F4F" wp14:editId="3947ED80">
            <wp:extent cx="3936626" cy="1187450"/>
            <wp:effectExtent l="19050" t="19050" r="26035" b="12700"/>
            <wp:docPr id="1398322845" name="Picture 1398322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040883" cy="1218898"/>
                    </a:xfrm>
                    <a:prstGeom prst="rect">
                      <a:avLst/>
                    </a:prstGeom>
                    <a:ln w="12700">
                      <a:solidFill>
                        <a:schemeClr val="tx1"/>
                      </a:solidFill>
                    </a:ln>
                  </pic:spPr>
                </pic:pic>
              </a:graphicData>
            </a:graphic>
          </wp:inline>
        </w:drawing>
      </w:r>
      <w:r w:rsidR="00310F0E">
        <w:t xml:space="preserve"> </w:t>
      </w:r>
    </w:p>
    <w:p w14:paraId="62D2431B" w14:textId="77777777" w:rsidR="00215413" w:rsidRDefault="00310F0E" w:rsidP="005328AB">
      <w:pPr>
        <w:numPr>
          <w:ilvl w:val="1"/>
          <w:numId w:val="103"/>
        </w:numPr>
        <w:spacing w:after="0" w:line="360" w:lineRule="auto"/>
        <w:ind w:left="1701" w:right="1" w:hanging="283"/>
      </w:pPr>
      <w:r>
        <w:lastRenderedPageBreak/>
        <w:t xml:space="preserve">Buka folder dist/ melalui Windows Explorer, lalu klik dua kali pada file AplikasiPerpustakaan.exe (pastikan MySQL pada Laragon sedang menyala). </w:t>
      </w:r>
    </w:p>
    <w:p w14:paraId="4CDE5E7D" w14:textId="08ECC56C" w:rsidR="00310F0E" w:rsidRDefault="00215413" w:rsidP="00215413">
      <w:pPr>
        <w:spacing w:after="0" w:line="360" w:lineRule="auto"/>
        <w:ind w:left="1701" w:right="1" w:firstLine="0"/>
      </w:pPr>
      <w:r w:rsidRPr="00215413">
        <w:drawing>
          <wp:inline distT="0" distB="0" distL="0" distR="0" wp14:anchorId="7E5E81A5" wp14:editId="1B577965">
            <wp:extent cx="3914775" cy="3223260"/>
            <wp:effectExtent l="19050" t="19050" r="28575" b="15240"/>
            <wp:docPr id="1398322846" name="Picture 139832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3977698" cy="3275068"/>
                    </a:xfrm>
                    <a:prstGeom prst="rect">
                      <a:avLst/>
                    </a:prstGeom>
                    <a:ln w="19050">
                      <a:solidFill>
                        <a:schemeClr val="tx1"/>
                      </a:solidFill>
                    </a:ln>
                  </pic:spPr>
                </pic:pic>
              </a:graphicData>
            </a:graphic>
          </wp:inline>
        </w:drawing>
      </w:r>
      <w:r w:rsidR="00310F0E">
        <w:t xml:space="preserve"> </w:t>
      </w:r>
    </w:p>
    <w:p w14:paraId="09DBCAC3" w14:textId="77777777" w:rsidR="00310F0E" w:rsidRDefault="00310F0E" w:rsidP="005328AB">
      <w:pPr>
        <w:pStyle w:val="ListParagraph"/>
        <w:numPr>
          <w:ilvl w:val="0"/>
          <w:numId w:val="99"/>
        </w:numPr>
        <w:spacing w:after="0" w:line="360" w:lineRule="auto"/>
        <w:ind w:left="1418" w:right="1" w:hanging="284"/>
      </w:pPr>
      <w:r>
        <w:t xml:space="preserve">Pembersihan dan Penyimpanan Akhir ke Repositori Git </w:t>
      </w:r>
    </w:p>
    <w:p w14:paraId="1A085CD9" w14:textId="77777777" w:rsidR="005328AB" w:rsidRDefault="00310F0E" w:rsidP="005328AB">
      <w:pPr>
        <w:numPr>
          <w:ilvl w:val="0"/>
          <w:numId w:val="104"/>
        </w:numPr>
        <w:spacing w:after="0" w:line="360" w:lineRule="auto"/>
        <w:ind w:left="1701" w:right="1" w:hanging="283"/>
      </w:pPr>
      <w:r>
        <w:t xml:space="preserve">Buka file .gitignore dan tambahkan baris berikut di bawah env/: </w:t>
      </w:r>
    </w:p>
    <w:p w14:paraId="6C48717D" w14:textId="142EE429" w:rsidR="00310F0E" w:rsidRDefault="005328AB" w:rsidP="005328AB">
      <w:pPr>
        <w:spacing w:after="0" w:line="360" w:lineRule="auto"/>
        <w:ind w:left="1701" w:right="1" w:firstLine="0"/>
      </w:pPr>
      <w:r w:rsidRPr="005328AB">
        <w:drawing>
          <wp:inline distT="0" distB="0" distL="0" distR="0" wp14:anchorId="65F3B0DD" wp14:editId="274B691B">
            <wp:extent cx="3919751" cy="971703"/>
            <wp:effectExtent l="19050" t="19050" r="24130" b="19050"/>
            <wp:docPr id="1398322847" name="Picture 139832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941901" cy="977194"/>
                    </a:xfrm>
                    <a:prstGeom prst="rect">
                      <a:avLst/>
                    </a:prstGeom>
                    <a:ln w="19050">
                      <a:solidFill>
                        <a:schemeClr val="tx1"/>
                      </a:solidFill>
                    </a:ln>
                  </pic:spPr>
                </pic:pic>
              </a:graphicData>
            </a:graphic>
          </wp:inline>
        </w:drawing>
      </w:r>
      <w:r w:rsidR="00310F0E">
        <w:t xml:space="preserve"> </w:t>
      </w:r>
    </w:p>
    <w:p w14:paraId="238687B4" w14:textId="77777777" w:rsidR="005328AB" w:rsidRDefault="00310F0E" w:rsidP="005328AB">
      <w:pPr>
        <w:numPr>
          <w:ilvl w:val="0"/>
          <w:numId w:val="104"/>
        </w:numPr>
        <w:spacing w:after="0" w:line="360" w:lineRule="auto"/>
        <w:ind w:left="1701" w:right="1" w:hanging="283"/>
      </w:pPr>
      <w:r>
        <w:t xml:space="preserve">Simpan pembaruan .gitignore dan requirements.txt ke GitHub: </w:t>
      </w:r>
    </w:p>
    <w:p w14:paraId="143A95F2" w14:textId="77777777" w:rsidR="005328AB" w:rsidRDefault="00310F0E" w:rsidP="005328AB">
      <w:pPr>
        <w:spacing w:after="0" w:line="360" w:lineRule="auto"/>
        <w:ind w:left="1701" w:right="1" w:firstLine="0"/>
      </w:pPr>
      <w:r>
        <w:t xml:space="preserve">git add .gitignore requirements.txt </w:t>
      </w:r>
    </w:p>
    <w:p w14:paraId="6956D60E" w14:textId="77777777" w:rsidR="005328AB" w:rsidRDefault="005328AB" w:rsidP="005328AB">
      <w:pPr>
        <w:spacing w:after="0" w:line="360" w:lineRule="auto"/>
        <w:ind w:left="1701" w:right="1" w:firstLine="0"/>
      </w:pPr>
      <w:r>
        <w:t xml:space="preserve">git commit -m "chore: update gitignore untuk mengabaikan hasil build pyinstaller" git push origin main </w:t>
      </w:r>
    </w:p>
    <w:p w14:paraId="66BA1B82" w14:textId="5949F4AD" w:rsidR="00310F0E" w:rsidRDefault="005328AB" w:rsidP="005328AB">
      <w:pPr>
        <w:spacing w:after="0" w:line="360" w:lineRule="auto"/>
        <w:ind w:left="1701" w:right="1" w:firstLine="0"/>
      </w:pPr>
      <w:r w:rsidRPr="005328AB">
        <w:drawing>
          <wp:inline distT="0" distB="0" distL="0" distR="0" wp14:anchorId="053C6AFE" wp14:editId="71DF921D">
            <wp:extent cx="3919220" cy="1303020"/>
            <wp:effectExtent l="19050" t="19050" r="24130" b="11430"/>
            <wp:docPr id="1398322848" name="Picture 139832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3959861" cy="1316532"/>
                    </a:xfrm>
                    <a:prstGeom prst="rect">
                      <a:avLst/>
                    </a:prstGeom>
                    <a:ln w="19050">
                      <a:solidFill>
                        <a:schemeClr val="tx1"/>
                      </a:solidFill>
                    </a:ln>
                  </pic:spPr>
                </pic:pic>
              </a:graphicData>
            </a:graphic>
          </wp:inline>
        </w:drawing>
      </w:r>
      <w:r w:rsidR="00310F0E">
        <w:t xml:space="preserve"> </w:t>
      </w:r>
    </w:p>
    <w:p w14:paraId="0BEA7B15" w14:textId="01C8B7D4" w:rsidR="000F56FB" w:rsidRPr="009D74DB" w:rsidRDefault="000F56FB" w:rsidP="00262518">
      <w:pPr>
        <w:pStyle w:val="Heading1"/>
        <w:spacing w:after="0" w:line="360" w:lineRule="auto"/>
      </w:pPr>
      <w:r w:rsidRPr="009D74DB">
        <w:lastRenderedPageBreak/>
        <w:t>BAB IV</w:t>
      </w:r>
      <w:r w:rsidRPr="009D74DB">
        <w:br/>
        <w:t>HASIL DAN PEMBAHASAN</w:t>
      </w:r>
    </w:p>
    <w:p w14:paraId="62AE590A" w14:textId="1A0A7FEA" w:rsidR="000F56FB" w:rsidRPr="009D74DB" w:rsidRDefault="000F56FB" w:rsidP="00262518">
      <w:pPr>
        <w:pStyle w:val="Heading2"/>
        <w:numPr>
          <w:ilvl w:val="1"/>
          <w:numId w:val="22"/>
        </w:numPr>
        <w:spacing w:after="0" w:line="360" w:lineRule="auto"/>
        <w:ind w:left="567" w:hanging="567"/>
      </w:pPr>
      <w:r w:rsidRPr="009D74DB">
        <w:t>Hasil dan Pembahasan</w:t>
      </w:r>
    </w:p>
    <w:p w14:paraId="20696F58" w14:textId="5055E246" w:rsidR="000F56FB" w:rsidRPr="009D74DB" w:rsidRDefault="000F56FB" w:rsidP="00262518">
      <w:pPr>
        <w:pStyle w:val="Heading3"/>
        <w:numPr>
          <w:ilvl w:val="2"/>
          <w:numId w:val="54"/>
        </w:numPr>
        <w:spacing w:before="0" w:line="360" w:lineRule="auto"/>
        <w:ind w:left="1134" w:hanging="567"/>
        <w:jc w:val="both"/>
        <w:rPr>
          <w:rFonts w:cs="Times New Roman"/>
        </w:rPr>
      </w:pPr>
      <w:r w:rsidRPr="009D74DB">
        <w:rPr>
          <w:rFonts w:cs="Times New Roman"/>
        </w:rPr>
        <w:t xml:space="preserve">Konsep Dasar RPL,  Pemodelan Aliran Data (DFD), </w:t>
      </w:r>
      <w:r w:rsidRPr="009D74DB">
        <w:rPr>
          <w:rFonts w:cs="Times New Roman"/>
          <w:i/>
          <w:iCs/>
        </w:rPr>
        <w:t>Unified Modeling Language</w:t>
      </w:r>
      <w:r w:rsidRPr="009D74DB">
        <w:rPr>
          <w:rFonts w:cs="Times New Roman"/>
        </w:rPr>
        <w:t xml:space="preserve"> (UML) Menggunakan </w:t>
      </w:r>
      <w:r w:rsidR="00AA55CC" w:rsidRPr="009D74DB">
        <w:rPr>
          <w:rFonts w:cs="Times New Roman"/>
          <w:i/>
        </w:rPr>
        <w:t>Platform Draw.io</w:t>
      </w:r>
    </w:p>
    <w:p w14:paraId="70A1194C" w14:textId="16F4699A" w:rsidR="000F56FB" w:rsidRPr="009D74DB" w:rsidRDefault="000F56FB" w:rsidP="00262518">
      <w:pPr>
        <w:pStyle w:val="ListParagraph"/>
        <w:numPr>
          <w:ilvl w:val="1"/>
          <w:numId w:val="12"/>
        </w:numPr>
        <w:spacing w:after="0" w:line="360" w:lineRule="auto"/>
        <w:ind w:left="1418" w:hanging="284"/>
        <w:rPr>
          <w:lang w:val="sv-SE"/>
        </w:rPr>
      </w:pPr>
      <w:r w:rsidRPr="009D74DB">
        <w:rPr>
          <w:lang w:val="sv-SE"/>
        </w:rPr>
        <w:t>Pembuatan Diagram Konteks di Draw.io</w:t>
      </w:r>
    </w:p>
    <w:p w14:paraId="2AED3BBA" w14:textId="14ADA871" w:rsidR="000F56FB" w:rsidRPr="009D74DB" w:rsidRDefault="00023A2E" w:rsidP="00262518">
      <w:pPr>
        <w:pStyle w:val="ListParagraph"/>
        <w:spacing w:after="0" w:line="360" w:lineRule="auto"/>
        <w:ind w:left="1418" w:firstLine="0"/>
      </w:pPr>
      <w:r w:rsidRPr="009D74DB">
        <w:rPr>
          <w:noProof/>
        </w:rPr>
        <w:drawing>
          <wp:inline distT="0" distB="0" distL="0" distR="0" wp14:anchorId="45F485DD" wp14:editId="7E00427E">
            <wp:extent cx="4108450" cy="3111500"/>
            <wp:effectExtent l="19050" t="19050" r="25400" b="12700"/>
            <wp:docPr id="152106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81524"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32528" cy="3129735"/>
                    </a:xfrm>
                    <a:prstGeom prst="rect">
                      <a:avLst/>
                    </a:prstGeom>
                    <a:ln w="12700">
                      <a:solidFill>
                        <a:schemeClr val="tx1"/>
                      </a:solidFill>
                    </a:ln>
                  </pic:spPr>
                </pic:pic>
              </a:graphicData>
            </a:graphic>
          </wp:inline>
        </w:drawing>
      </w:r>
    </w:p>
    <w:p w14:paraId="5208B2C0" w14:textId="77777777" w:rsidR="00023A2E" w:rsidRPr="009D74DB" w:rsidRDefault="00023A2E" w:rsidP="00262518">
      <w:pPr>
        <w:pStyle w:val="ListParagraph"/>
        <w:spacing w:after="0" w:line="360" w:lineRule="auto"/>
        <w:ind w:left="1418" w:firstLine="0"/>
      </w:pPr>
      <w:r w:rsidRPr="009D74DB">
        <w:t xml:space="preserve">Diagram Konteks (Level 0) ini menggambarkan batasan operasional dari Sistem Penjualan Barang yang menghubungkan sistem utama dengan lima entitas eksternal, yaitu Pelanggan, Kasir, Petugas Gudang, Pemasok, dan Manajer. Pelanggan memberikan data pesanan dan pembayaran, kemudian menerima nota dan barang yang dibeli. Kasir memasukkan data transaksi penjualan dan menerima informasi pembelian, sedangkan Petugas Gudang memberikan serta menerima informasi mengenai data barang dan stok. Pemasok menerima data pesanan barang dari sistem dan memberikan data pemasok serta barang yang masuk. Sementara itu, Manajer menerima laporan penjualan dan stok untuk memantau kegiatan operasional. Seluruh aliran data tersebut terpusat pada Sistem Penjualan Barang sehingga proses transaksi, pengelolaan stok, </w:t>
      </w:r>
      <w:r w:rsidRPr="009D74DB">
        <w:lastRenderedPageBreak/>
        <w:t>pemesanan barang, dan pelaporan dapat dilakukan secara lebih terstruktur dan mudah dipantau.</w:t>
      </w:r>
    </w:p>
    <w:p w14:paraId="167C039E" w14:textId="4250828C" w:rsidR="000F56FB" w:rsidRPr="009D74DB" w:rsidRDefault="000F56FB" w:rsidP="00262518">
      <w:pPr>
        <w:pStyle w:val="ListParagraph"/>
        <w:numPr>
          <w:ilvl w:val="1"/>
          <w:numId w:val="12"/>
        </w:numPr>
        <w:spacing w:after="0" w:line="360" w:lineRule="auto"/>
        <w:ind w:left="1418" w:hanging="284"/>
      </w:pPr>
      <w:r w:rsidRPr="009D74DB">
        <w:t>Pembuatan DFD Level 1 di Draw.io</w:t>
      </w:r>
    </w:p>
    <w:p w14:paraId="21DF8FBA" w14:textId="70BD290C" w:rsidR="000F56FB" w:rsidRPr="009D74DB" w:rsidRDefault="000F56FB" w:rsidP="00262518">
      <w:pPr>
        <w:pStyle w:val="ListParagraph"/>
        <w:spacing w:after="0" w:line="360" w:lineRule="auto"/>
        <w:ind w:left="1418" w:firstLine="0"/>
      </w:pPr>
      <w:r w:rsidRPr="009D74DB">
        <w:rPr>
          <w:noProof/>
        </w:rPr>
        <w:drawing>
          <wp:inline distT="0" distB="0" distL="0" distR="0" wp14:anchorId="23DCAA12" wp14:editId="13074FC3">
            <wp:extent cx="4081780" cy="2556510"/>
            <wp:effectExtent l="19050" t="19050" r="13970" b="15240"/>
            <wp:docPr id="187332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58918" name=""/>
                    <pic:cNvPicPr/>
                  </pic:nvPicPr>
                  <pic:blipFill>
                    <a:blip r:embed="rId32"/>
                    <a:stretch>
                      <a:fillRect/>
                    </a:stretch>
                  </pic:blipFill>
                  <pic:spPr>
                    <a:xfrm>
                      <a:off x="0" y="0"/>
                      <a:ext cx="4127083" cy="2584884"/>
                    </a:xfrm>
                    <a:prstGeom prst="rect">
                      <a:avLst/>
                    </a:prstGeom>
                    <a:ln w="12700">
                      <a:solidFill>
                        <a:schemeClr val="tx1"/>
                      </a:solidFill>
                    </a:ln>
                  </pic:spPr>
                </pic:pic>
              </a:graphicData>
            </a:graphic>
          </wp:inline>
        </w:drawing>
      </w:r>
    </w:p>
    <w:p w14:paraId="536B6EA1" w14:textId="77777777" w:rsidR="00B22186" w:rsidRPr="009D74DB" w:rsidRDefault="00B22186" w:rsidP="00262518">
      <w:pPr>
        <w:pStyle w:val="ListParagraph"/>
        <w:spacing w:after="0" w:line="360" w:lineRule="auto"/>
        <w:ind w:left="1418"/>
        <w:rPr>
          <w:lang w:val="en-ID"/>
        </w:rPr>
      </w:pPr>
      <w:r w:rsidRPr="009D74DB">
        <w:rPr>
          <w:lang w:val="en-ID"/>
        </w:rPr>
        <w:t>Diagram DFD Level 1 ini menggambarkan pemecahan dari proses utama Sistem Penjualan Barang menjadi beberapa proses yang saling berhubungan, yaitu Pendataan Barang, Pendataan Masuk, Pembelian, Penjualan, dan Laporan. Pada proses pendataan barang, Petugas Gudang memberikan data barang dan sistem mengelola informasi stok yang kemudian disimpan pada data store Barang. Proses pendataan masuk menerima data pemasok dan informasi barang yang masuk untuk dicatat pada data store Pemasok dan memperbarui persediaan barang. Selanjutnya, proses Pembelian mengelola data pesanan dan data pembelian yang melibatkan Pemasok serta Petugas Gudang, kemudian menyimpan data pembelian sebagai riwayat transaksi. Pada proses Penjualan, Kasir/Operator memasukkan data pembelian pelanggan, kemudian sistem menghasilkan nota dan informasi barang yang dibeli untuk Pelanggan serta menyimpan data penjualan. Seluruh data pembelian, penjualan, dan persediaan kemudian digunakan dalam proses Laporan untuk menghasilkan laporan yang diberikan kepada Manajer sebagai bahan pemantauan dan pengambilan keputusan.</w:t>
      </w:r>
    </w:p>
    <w:p w14:paraId="3754A7C7" w14:textId="49255879" w:rsidR="000F56FB" w:rsidRPr="009D74DB" w:rsidRDefault="000F56FB" w:rsidP="00262518">
      <w:pPr>
        <w:pStyle w:val="ListParagraph"/>
        <w:numPr>
          <w:ilvl w:val="1"/>
          <w:numId w:val="12"/>
        </w:numPr>
        <w:spacing w:after="0" w:line="360" w:lineRule="auto"/>
        <w:ind w:left="1418" w:hanging="284"/>
      </w:pPr>
      <w:r w:rsidRPr="009D74DB">
        <w:lastRenderedPageBreak/>
        <w:t xml:space="preserve">Pembuatan </w:t>
      </w:r>
      <w:r w:rsidRPr="009D74DB">
        <w:rPr>
          <w:i/>
          <w:iCs/>
        </w:rPr>
        <w:t>Use Case Diagram</w:t>
      </w:r>
      <w:r w:rsidRPr="009D74DB">
        <w:t xml:space="preserve"> di Draw.io</w:t>
      </w:r>
    </w:p>
    <w:p w14:paraId="228387FA" w14:textId="6CC942E3" w:rsidR="000F56FB" w:rsidRPr="009D74DB" w:rsidRDefault="00DA3338" w:rsidP="00262518">
      <w:pPr>
        <w:pStyle w:val="ListParagraph"/>
        <w:spacing w:after="0" w:line="360" w:lineRule="auto"/>
        <w:ind w:left="1418" w:firstLine="0"/>
      </w:pPr>
      <w:r w:rsidRPr="009D74DB">
        <w:rPr>
          <w:noProof/>
        </w:rPr>
        <w:drawing>
          <wp:inline distT="0" distB="0" distL="0" distR="0" wp14:anchorId="0017E233" wp14:editId="5238F6E0">
            <wp:extent cx="4094944" cy="3912870"/>
            <wp:effectExtent l="19050" t="19050" r="20320" b="11430"/>
            <wp:docPr id="149622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21072" name=""/>
                    <pic:cNvPicPr/>
                  </pic:nvPicPr>
                  <pic:blipFill>
                    <a:blip r:embed="rId34"/>
                    <a:stretch>
                      <a:fillRect/>
                    </a:stretch>
                  </pic:blipFill>
                  <pic:spPr>
                    <a:xfrm>
                      <a:off x="0" y="0"/>
                      <a:ext cx="4244497" cy="4055773"/>
                    </a:xfrm>
                    <a:prstGeom prst="rect">
                      <a:avLst/>
                    </a:prstGeom>
                    <a:ln w="12700">
                      <a:solidFill>
                        <a:schemeClr val="tx1"/>
                      </a:solidFill>
                    </a:ln>
                  </pic:spPr>
                </pic:pic>
              </a:graphicData>
            </a:graphic>
          </wp:inline>
        </w:drawing>
      </w:r>
    </w:p>
    <w:p w14:paraId="5BDEE23A" w14:textId="77777777" w:rsidR="00B22186" w:rsidRPr="009D74DB" w:rsidRDefault="00B22186" w:rsidP="00262518">
      <w:pPr>
        <w:spacing w:after="0" w:line="360" w:lineRule="auto"/>
        <w:ind w:left="1418" w:firstLine="0"/>
        <w:rPr>
          <w:color w:val="auto"/>
          <w:kern w:val="0"/>
          <w:lang w:val="en-ID" w:eastAsia="en-ID"/>
          <w14:ligatures w14:val="none"/>
        </w:rPr>
      </w:pPr>
      <w:r w:rsidRPr="009D74DB">
        <w:rPr>
          <w:color w:val="auto"/>
          <w:kern w:val="0"/>
          <w:lang w:val="en-ID" w:eastAsia="en-ID"/>
          <w14:ligatures w14:val="none"/>
        </w:rPr>
        <w:t xml:space="preserve">Diagram </w:t>
      </w:r>
      <w:r w:rsidRPr="009D74DB">
        <w:rPr>
          <w:i/>
          <w:iCs/>
          <w:color w:val="auto"/>
          <w:kern w:val="0"/>
          <w:lang w:val="en-ID" w:eastAsia="en-ID"/>
          <w14:ligatures w14:val="none"/>
        </w:rPr>
        <w:t>Use Case</w:t>
      </w:r>
      <w:r w:rsidRPr="009D74DB">
        <w:rPr>
          <w:color w:val="auto"/>
          <w:kern w:val="0"/>
          <w:lang w:val="en-ID" w:eastAsia="en-ID"/>
          <w14:ligatures w14:val="none"/>
        </w:rPr>
        <w:t xml:space="preserve"> ini menggambarkan interaksi pengguna dengan Sistem Penjualan Barang melalui beberapa fungsi utama, yaitu Memenuhi Persediaan Barang, Mengecek Stok Barang, Transaksi Penjualan, Pembayaran, Pengambilan Nota, dan Laporan Data Penjualan. Petugas Gudang bertugas memenuhi persediaan dan mengecek stok barang, sedangkan Pelanggan melakukan transaksi penjualan, pembayaran, dan pengambilan nota sebagai bukti pembelian. Kasir/Operator membantu mengelola transaksi, pembayaran, nota, serta pengecekan stok dan laporan penjualan. Sementara itu, Manajer menerima Laporan Data Penjualan untuk memantau hasil penjualan dan kondisi operasional. Secara keseluruhan, diagram ini menunjukkan pembagian fungsi setiap pengguna agar proses penjualan, pengelolaan stok, pembayaran, dan pelaporan dapat berjalan secara terstruktur, efektif, dan sesuai dengan tanggung jawab masing-masing pihak.</w:t>
      </w:r>
    </w:p>
    <w:p w14:paraId="37A52306" w14:textId="41749D7C" w:rsidR="000F56FB" w:rsidRPr="009D74DB" w:rsidRDefault="000F56FB" w:rsidP="00262518">
      <w:pPr>
        <w:pStyle w:val="ListParagraph"/>
        <w:numPr>
          <w:ilvl w:val="1"/>
          <w:numId w:val="12"/>
        </w:numPr>
        <w:spacing w:after="0" w:line="360" w:lineRule="auto"/>
        <w:ind w:left="1418" w:hanging="284"/>
        <w:rPr>
          <w:lang w:val="it-IT"/>
        </w:rPr>
      </w:pPr>
      <w:r w:rsidRPr="009D74DB">
        <w:rPr>
          <w:lang w:val="it-IT"/>
        </w:rPr>
        <w:lastRenderedPageBreak/>
        <w:t xml:space="preserve">Pembuatan </w:t>
      </w:r>
      <w:r w:rsidRPr="009D74DB">
        <w:rPr>
          <w:i/>
          <w:iCs/>
          <w:lang w:val="it-IT"/>
        </w:rPr>
        <w:t xml:space="preserve">Sequence Diagram </w:t>
      </w:r>
      <w:r w:rsidRPr="009D74DB">
        <w:rPr>
          <w:lang w:val="it-IT"/>
        </w:rPr>
        <w:t>di Draw.io</w:t>
      </w:r>
    </w:p>
    <w:p w14:paraId="0A1E3035" w14:textId="7AC7F3E5" w:rsidR="00DA3338" w:rsidRPr="009D74DB" w:rsidRDefault="00B22186" w:rsidP="00262518">
      <w:pPr>
        <w:pStyle w:val="ListParagraph"/>
        <w:spacing w:after="0" w:line="360" w:lineRule="auto"/>
        <w:ind w:left="1418" w:firstLine="0"/>
      </w:pPr>
      <w:r w:rsidRPr="009D74DB">
        <w:rPr>
          <w:noProof/>
        </w:rPr>
        <w:drawing>
          <wp:inline distT="0" distB="0" distL="0" distR="0" wp14:anchorId="222466DE" wp14:editId="55E5E0D1">
            <wp:extent cx="4102735" cy="3059430"/>
            <wp:effectExtent l="19050" t="19050" r="12065" b="26670"/>
            <wp:docPr id="172502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62062"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4132495" cy="3081622"/>
                    </a:xfrm>
                    <a:prstGeom prst="rect">
                      <a:avLst/>
                    </a:prstGeom>
                    <a:ln w="12700">
                      <a:solidFill>
                        <a:schemeClr val="tx1"/>
                      </a:solidFill>
                    </a:ln>
                  </pic:spPr>
                </pic:pic>
              </a:graphicData>
            </a:graphic>
          </wp:inline>
        </w:drawing>
      </w:r>
    </w:p>
    <w:p w14:paraId="37E91B21" w14:textId="3D611811" w:rsidR="009723D5" w:rsidRPr="009D74DB" w:rsidRDefault="009723D5" w:rsidP="00262518">
      <w:pPr>
        <w:pStyle w:val="ListParagraph"/>
        <w:spacing w:after="0" w:line="360" w:lineRule="auto"/>
        <w:ind w:left="1418"/>
        <w:rPr>
          <w:lang w:val="en-ID"/>
        </w:rPr>
      </w:pPr>
      <w:r w:rsidRPr="009D74DB">
        <w:rPr>
          <w:lang w:val="en-ID"/>
        </w:rPr>
        <w:t xml:space="preserve">Diagram </w:t>
      </w:r>
      <w:r w:rsidRPr="009D74DB">
        <w:rPr>
          <w:i/>
          <w:iCs/>
          <w:lang w:val="en-ID"/>
        </w:rPr>
        <w:t>Sequence</w:t>
      </w:r>
      <w:r w:rsidRPr="009D74DB">
        <w:rPr>
          <w:lang w:val="en-ID"/>
        </w:rPr>
        <w:t xml:space="preserve"> ini menggambarkan urutan interaksi antara Bagian Gudang, Kasir, Pelanggan, Manajer, serta sistem Barang, Penjualan, dan Laporan dalam proses penjualan barang. Proses dimulai ketika Bagian Gudang melakukan pengecekan barang melalui sistem Barang, kemudian sistem memberikan informasi stok barang yang tersedia. Informasi tersebut juga diteruskan kepada Kasir sebagai bahan untuk mengetahui ketersediaan barang saat melayani pelanggan. Selanjutnya, Kasir memasukkan data barang yang dibeli ke dalam sistem Penjualan, kemudian data penjualan diteruskan ke sistem Laporan untuk dicatat. Setelah transaksi berhasil diproses, sistem Penjualan memberikan nota belanja kepada Pelanggan sebagai bukti transaksi. Pada tahap akhir, sistem Laporan menghasilkan laporan barang dan penjualan yang diberikan kepada Manajer untuk memantau aktivitas penjualan dan kondisi persediaan. Secara keseluruhan, diagram ini menunjukkan aliran komunikasi dan urutan proses antarbagian sehingga kegiatan pengecekan stok, transaksi, pencatatan penjualan, pemberian nota, dan pelaporan dapat berjalan secara terstruktur dan terkoordinasi.</w:t>
      </w:r>
    </w:p>
    <w:p w14:paraId="3E5D9D09" w14:textId="52D08810" w:rsidR="000F56FB" w:rsidRPr="009D74DB" w:rsidRDefault="000F56FB" w:rsidP="00262518">
      <w:pPr>
        <w:pStyle w:val="ListParagraph"/>
        <w:numPr>
          <w:ilvl w:val="1"/>
          <w:numId w:val="12"/>
        </w:numPr>
        <w:spacing w:after="0" w:line="360" w:lineRule="auto"/>
        <w:ind w:left="1418" w:hanging="284"/>
      </w:pPr>
      <w:r w:rsidRPr="009D74DB">
        <w:lastRenderedPageBreak/>
        <w:t xml:space="preserve">Pembuatan </w:t>
      </w:r>
      <w:r w:rsidRPr="009D74DB">
        <w:rPr>
          <w:i/>
          <w:iCs/>
        </w:rPr>
        <w:t>Activity Diagram</w:t>
      </w:r>
      <w:r w:rsidRPr="009D74DB">
        <w:t xml:space="preserve"> di Draw.io</w:t>
      </w:r>
    </w:p>
    <w:p w14:paraId="0550336B" w14:textId="1ED28028" w:rsidR="00DA3338" w:rsidRPr="009D74DB" w:rsidRDefault="00B22186" w:rsidP="00262518">
      <w:pPr>
        <w:pStyle w:val="ListParagraph"/>
        <w:spacing w:after="0" w:line="360" w:lineRule="auto"/>
        <w:ind w:left="1418" w:firstLine="0"/>
      </w:pPr>
      <w:r w:rsidRPr="009D74DB">
        <w:rPr>
          <w:noProof/>
        </w:rPr>
        <w:drawing>
          <wp:inline distT="0" distB="0" distL="0" distR="0" wp14:anchorId="773055CC" wp14:editId="6100E33B">
            <wp:extent cx="4095115" cy="4385310"/>
            <wp:effectExtent l="19050" t="19050" r="19685" b="15240"/>
            <wp:docPr id="102305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4813"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4126285" cy="4418689"/>
                    </a:xfrm>
                    <a:prstGeom prst="rect">
                      <a:avLst/>
                    </a:prstGeom>
                    <a:ln w="12700">
                      <a:solidFill>
                        <a:schemeClr val="tx1"/>
                      </a:solidFill>
                    </a:ln>
                  </pic:spPr>
                </pic:pic>
              </a:graphicData>
            </a:graphic>
          </wp:inline>
        </w:drawing>
      </w:r>
    </w:p>
    <w:p w14:paraId="34844CCC" w14:textId="078485CA" w:rsidR="009723D5" w:rsidRPr="009D74DB" w:rsidRDefault="009723D5" w:rsidP="00262518">
      <w:pPr>
        <w:pStyle w:val="ListParagraph"/>
        <w:spacing w:after="0" w:line="360" w:lineRule="auto"/>
        <w:ind w:left="1418"/>
        <w:rPr>
          <w:lang w:val="en-ID"/>
        </w:rPr>
      </w:pPr>
      <w:r w:rsidRPr="009D74DB">
        <w:rPr>
          <w:lang w:val="en-ID"/>
        </w:rPr>
        <w:t xml:space="preserve">Diagram </w:t>
      </w:r>
      <w:r w:rsidRPr="009D74DB">
        <w:rPr>
          <w:i/>
          <w:iCs/>
          <w:lang w:val="en-ID"/>
        </w:rPr>
        <w:t>Activity</w:t>
      </w:r>
      <w:r w:rsidRPr="009D74DB">
        <w:rPr>
          <w:lang w:val="en-ID"/>
        </w:rPr>
        <w:t xml:space="preserve"> ini menggambarkan alur proses pengelolaan data barang pada Sistem Penjualan yang melibatkan </w:t>
      </w:r>
      <w:r w:rsidRPr="009D74DB">
        <w:rPr>
          <w:i/>
          <w:iCs/>
          <w:lang w:val="en-ID"/>
        </w:rPr>
        <w:t>User</w:t>
      </w:r>
      <w:r w:rsidRPr="009D74DB">
        <w:rPr>
          <w:lang w:val="en-ID"/>
        </w:rPr>
        <w:t xml:space="preserve"> dan </w:t>
      </w:r>
      <w:r w:rsidRPr="009D74DB">
        <w:rPr>
          <w:i/>
          <w:iCs/>
          <w:lang w:val="en-ID"/>
        </w:rPr>
        <w:t>System</w:t>
      </w:r>
      <w:r w:rsidRPr="009D74DB">
        <w:rPr>
          <w:lang w:val="en-ID"/>
        </w:rPr>
        <w:t xml:space="preserve">. Proses dimulai ketika </w:t>
      </w:r>
      <w:r w:rsidRPr="009D74DB">
        <w:rPr>
          <w:i/>
          <w:iCs/>
          <w:lang w:val="en-ID"/>
        </w:rPr>
        <w:t>User</w:t>
      </w:r>
      <w:r w:rsidRPr="009D74DB">
        <w:rPr>
          <w:lang w:val="en-ID"/>
        </w:rPr>
        <w:t xml:space="preserve"> melihat tampilan data barang, kemudian sistem memberikan pilihan untuk menambah atau memilih barang yang tersedia. Jika memilih menambah barang, </w:t>
      </w:r>
      <w:r w:rsidRPr="009D74DB">
        <w:rPr>
          <w:i/>
          <w:iCs/>
          <w:lang w:val="en-ID"/>
        </w:rPr>
        <w:t>User</w:t>
      </w:r>
      <w:r w:rsidRPr="009D74DB">
        <w:rPr>
          <w:lang w:val="en-ID"/>
        </w:rPr>
        <w:t xml:space="preserve"> memasukkan data barang baru, sedangkan jika memilih barang yang sudah ada, </w:t>
      </w:r>
      <w:r w:rsidRPr="009D74DB">
        <w:rPr>
          <w:i/>
          <w:iCs/>
          <w:lang w:val="en-ID"/>
        </w:rPr>
        <w:t>User</w:t>
      </w:r>
      <w:r w:rsidRPr="009D74DB">
        <w:rPr>
          <w:lang w:val="en-ID"/>
        </w:rPr>
        <w:t xml:space="preserve"> dapat memasukkan perubahan atau menghapus data barang. Setelah proses tersebut selesai, data barang dikirim ke sistem untuk disimpan. Sistem kemudian melakukan proses penyimpanan data barang dan mengakhiri proses. Secara keseluruhan, diagram ini menunjukkan tahapan pengelolaan data barang mulai dari melihat data, menambah, memilih, mengubah, atau menghapus data hingga menyimpan data ke dalam sistem secara terstruktur.</w:t>
      </w:r>
    </w:p>
    <w:p w14:paraId="24BF4842" w14:textId="23A5ABF1" w:rsidR="000F56FB" w:rsidRPr="009D74DB" w:rsidRDefault="000F56FB" w:rsidP="00262518">
      <w:pPr>
        <w:pStyle w:val="ListParagraph"/>
        <w:numPr>
          <w:ilvl w:val="1"/>
          <w:numId w:val="12"/>
        </w:numPr>
        <w:spacing w:after="0" w:line="360" w:lineRule="auto"/>
        <w:ind w:left="1418" w:hanging="284"/>
        <w:rPr>
          <w:lang w:val="it-IT"/>
        </w:rPr>
      </w:pPr>
      <w:r w:rsidRPr="009D74DB">
        <w:rPr>
          <w:lang w:val="it-IT"/>
        </w:rPr>
        <w:lastRenderedPageBreak/>
        <w:t xml:space="preserve">Pembuatan </w:t>
      </w:r>
      <w:r w:rsidRPr="009D74DB">
        <w:rPr>
          <w:i/>
          <w:iCs/>
          <w:lang w:val="it-IT"/>
        </w:rPr>
        <w:t>Context Diagram</w:t>
      </w:r>
      <w:r w:rsidRPr="009D74DB">
        <w:rPr>
          <w:lang w:val="it-IT"/>
        </w:rPr>
        <w:t xml:space="preserve"> di Draw.io</w:t>
      </w:r>
    </w:p>
    <w:p w14:paraId="75948B82" w14:textId="16AB22BA" w:rsidR="00DA3338" w:rsidRPr="009D74DB" w:rsidRDefault="00B22186" w:rsidP="00262518">
      <w:pPr>
        <w:pStyle w:val="ListParagraph"/>
        <w:spacing w:after="0" w:line="360" w:lineRule="auto"/>
        <w:ind w:left="1418" w:firstLine="0"/>
      </w:pPr>
      <w:r w:rsidRPr="009D74DB">
        <w:rPr>
          <w:noProof/>
        </w:rPr>
        <w:drawing>
          <wp:inline distT="0" distB="0" distL="0" distR="0" wp14:anchorId="3E6008C5" wp14:editId="04FDC7F6">
            <wp:extent cx="4057015" cy="3333750"/>
            <wp:effectExtent l="19050" t="19050" r="19685" b="19050"/>
            <wp:docPr id="198609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68458"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4111036" cy="3378140"/>
                    </a:xfrm>
                    <a:prstGeom prst="rect">
                      <a:avLst/>
                    </a:prstGeom>
                    <a:ln w="12700">
                      <a:solidFill>
                        <a:schemeClr val="tx1"/>
                      </a:solidFill>
                    </a:ln>
                  </pic:spPr>
                </pic:pic>
              </a:graphicData>
            </a:graphic>
          </wp:inline>
        </w:drawing>
      </w:r>
    </w:p>
    <w:p w14:paraId="7FB64B05" w14:textId="38B5713E" w:rsidR="009723D5" w:rsidRPr="009D74DB" w:rsidRDefault="009723D5" w:rsidP="00262518">
      <w:pPr>
        <w:pStyle w:val="ListParagraph"/>
        <w:spacing w:after="0" w:line="360" w:lineRule="auto"/>
        <w:ind w:left="1418"/>
        <w:rPr>
          <w:lang w:val="en-ID"/>
        </w:rPr>
      </w:pPr>
      <w:r w:rsidRPr="009D74DB">
        <w:rPr>
          <w:lang w:val="en-ID"/>
        </w:rPr>
        <w:t>Diagram Konteks ini menggambarkan hubungan antara Sistem Penjualan dengan beberapa entitas yang terlibat dalam proses penjualan dan pengelolaan barang, yaitu Kasir/Operator, Pelanggan, Pemasok, Petugas Gudang, dan Manajer. Sistem menerima data barang yang dibeli dari Kasir/Operator serta memberikan informasi stok barang untuk membantu proses transaksi. Pelanggan menerima informasi dan barang yang dibeli serta berhubungan dengan sistem dalam proses pembelian. Petugas Gudang bertugas mengelola data barang, menerima data barang dan informasi stok, serta menangani data order dan retur pembelian. Pemasok memberikan data pemasok dan berhubungan dengan sistem dalam proses pemenuhan serta retur pembelian barang. Sementara itu, Manajer menerima laporan dari sistem sebagai bahan untuk memantau kegiatan penjualan dan persediaan. Secara keseluruhan, diagram ini menunjukkan aliran data antara setiap pihak dengan Sistem Penjualan agar proses transaksi, pengelolaan stok, pemesanan barang, dan pembuatan laporan dapat berjalan secara terstruktur dan terkoordinasi.</w:t>
      </w:r>
    </w:p>
    <w:p w14:paraId="1D2A8252" w14:textId="3738D43C" w:rsidR="000F56FB" w:rsidRPr="009D74DB" w:rsidRDefault="000F56FB" w:rsidP="00262518">
      <w:pPr>
        <w:pStyle w:val="ListParagraph"/>
        <w:numPr>
          <w:ilvl w:val="1"/>
          <w:numId w:val="12"/>
        </w:numPr>
        <w:spacing w:after="0" w:line="360" w:lineRule="auto"/>
        <w:ind w:left="1418" w:hanging="284"/>
      </w:pPr>
      <w:r w:rsidRPr="009D74DB">
        <w:lastRenderedPageBreak/>
        <w:t xml:space="preserve">Pembuatan </w:t>
      </w:r>
      <w:r w:rsidRPr="009D74DB">
        <w:rPr>
          <w:i/>
          <w:iCs/>
        </w:rPr>
        <w:t xml:space="preserve">Class Diagram </w:t>
      </w:r>
      <w:r w:rsidRPr="009D74DB">
        <w:t>di Draw.io</w:t>
      </w:r>
    </w:p>
    <w:p w14:paraId="352E545B" w14:textId="0052F275" w:rsidR="00DA3338" w:rsidRPr="009D74DB" w:rsidRDefault="00B22186" w:rsidP="00262518">
      <w:pPr>
        <w:pStyle w:val="ListParagraph"/>
        <w:spacing w:after="0" w:line="360" w:lineRule="auto"/>
        <w:ind w:left="1418" w:firstLine="0"/>
      </w:pPr>
      <w:r w:rsidRPr="009D74DB">
        <w:rPr>
          <w:noProof/>
        </w:rPr>
        <w:drawing>
          <wp:inline distT="0" distB="0" distL="0" distR="0" wp14:anchorId="2500DC33" wp14:editId="1045886B">
            <wp:extent cx="4094480" cy="4429125"/>
            <wp:effectExtent l="19050" t="19050" r="20320" b="28575"/>
            <wp:docPr id="177311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24101" name="Picture 1"/>
                    <pic:cNvPicPr/>
                  </pic:nvPicPr>
                  <pic:blipFill>
                    <a:blip r:embed="rId42">
                      <a:extLst>
                        <a:ext uri="{28A0092B-C50C-407E-A947-70E740481C1C}">
                          <a14:useLocalDpi xmlns:a14="http://schemas.microsoft.com/office/drawing/2010/main" val="0"/>
                        </a:ext>
                      </a:extLst>
                    </a:blip>
                    <a:stretch>
                      <a:fillRect/>
                    </a:stretch>
                  </pic:blipFill>
                  <pic:spPr>
                    <a:xfrm>
                      <a:off x="0" y="0"/>
                      <a:ext cx="4178721" cy="4520251"/>
                    </a:xfrm>
                    <a:prstGeom prst="rect">
                      <a:avLst/>
                    </a:prstGeom>
                    <a:ln w="12700">
                      <a:solidFill>
                        <a:schemeClr val="tx1"/>
                      </a:solidFill>
                    </a:ln>
                  </pic:spPr>
                </pic:pic>
              </a:graphicData>
            </a:graphic>
          </wp:inline>
        </w:drawing>
      </w:r>
    </w:p>
    <w:p w14:paraId="630A1738" w14:textId="300A86FB" w:rsidR="009723D5" w:rsidRPr="009D74DB" w:rsidRDefault="009723D5" w:rsidP="00262518">
      <w:pPr>
        <w:pStyle w:val="ListParagraph"/>
        <w:spacing w:after="0" w:line="360" w:lineRule="auto"/>
        <w:ind w:left="1418"/>
        <w:rPr>
          <w:lang w:val="en-ID"/>
        </w:rPr>
      </w:pPr>
      <w:r w:rsidRPr="009D74DB">
        <w:rPr>
          <w:lang w:val="en-ID"/>
        </w:rPr>
        <w:t xml:space="preserve">Diagram </w:t>
      </w:r>
      <w:r w:rsidRPr="009D74DB">
        <w:rPr>
          <w:i/>
          <w:iCs/>
          <w:lang w:val="en-ID"/>
        </w:rPr>
        <w:t>Class</w:t>
      </w:r>
      <w:r w:rsidRPr="009D74DB">
        <w:rPr>
          <w:lang w:val="en-ID"/>
        </w:rPr>
        <w:t xml:space="preserve"> ini menggambarkan struktur data dan hubungan antar-</w:t>
      </w:r>
      <w:r w:rsidRPr="009D74DB">
        <w:rPr>
          <w:i/>
          <w:iCs/>
          <w:lang w:val="en-ID"/>
        </w:rPr>
        <w:t>class</w:t>
      </w:r>
      <w:r w:rsidRPr="009D74DB">
        <w:rPr>
          <w:lang w:val="en-ID"/>
        </w:rPr>
        <w:t xml:space="preserve"> yang digunakan dalam Sistem Penjualan Barang. Terdapat lima </w:t>
      </w:r>
      <w:r w:rsidRPr="009D74DB">
        <w:rPr>
          <w:i/>
          <w:iCs/>
          <w:lang w:val="en-ID"/>
        </w:rPr>
        <w:t>class</w:t>
      </w:r>
      <w:r w:rsidRPr="009D74DB">
        <w:rPr>
          <w:lang w:val="en-ID"/>
        </w:rPr>
        <w:t xml:space="preserve"> utama, yaitu Pemasok, Pembelian, Barang, Pelanggan, dan Penjualan. </w:t>
      </w:r>
      <w:r w:rsidRPr="009D74DB">
        <w:rPr>
          <w:i/>
          <w:iCs/>
          <w:lang w:val="en-ID"/>
        </w:rPr>
        <w:t>Class</w:t>
      </w:r>
      <w:r w:rsidRPr="009D74DB">
        <w:rPr>
          <w:lang w:val="en-ID"/>
        </w:rPr>
        <w:t xml:space="preserve"> Pemasok menyimpan informasi mengenai kode, nama, dan alamat pemasok yang dilengkapi fungsi untuk mengatur dan mengambil data tersebut. </w:t>
      </w:r>
      <w:r w:rsidRPr="009D74DB">
        <w:rPr>
          <w:i/>
          <w:iCs/>
          <w:lang w:val="en-ID"/>
        </w:rPr>
        <w:t>Class</w:t>
      </w:r>
      <w:r w:rsidRPr="009D74DB">
        <w:rPr>
          <w:lang w:val="en-ID"/>
        </w:rPr>
        <w:t xml:space="preserve"> Pembelian digunakan untuk mencatat proses pembelian barang dari pemasok, seperti nomor beli, tanggal, nama pemasok, kode dan nama barang, harga, jumlah, serta subtotal. </w:t>
      </w:r>
      <w:r w:rsidRPr="009D74DB">
        <w:rPr>
          <w:i/>
          <w:iCs/>
          <w:lang w:val="en-ID"/>
        </w:rPr>
        <w:t>Class</w:t>
      </w:r>
      <w:r w:rsidRPr="009D74DB">
        <w:rPr>
          <w:lang w:val="en-ID"/>
        </w:rPr>
        <w:t xml:space="preserve"> Barang berfungsi menyimpan data barang berupa kode, nama, harga, dan stok yang dapat digunakan untuk mengelola persediaan. Selanjutnya, </w:t>
      </w:r>
      <w:r w:rsidRPr="009D74DB">
        <w:rPr>
          <w:i/>
          <w:iCs/>
          <w:lang w:val="en-ID"/>
        </w:rPr>
        <w:t>class</w:t>
      </w:r>
      <w:r w:rsidRPr="009D74DB">
        <w:rPr>
          <w:lang w:val="en-ID"/>
        </w:rPr>
        <w:t xml:space="preserve"> Pelanggan menyimpan informasi pelanggan seperti kode, nama, dan </w:t>
      </w:r>
      <w:r w:rsidR="009B4239" w:rsidRPr="009D74DB">
        <w:rPr>
          <w:lang w:val="en-ID"/>
        </w:rPr>
        <w:t>Alamat.</w:t>
      </w:r>
    </w:p>
    <w:p w14:paraId="758718B5" w14:textId="77777777" w:rsidR="00027C6D" w:rsidRPr="009D74DB" w:rsidRDefault="00027C6D" w:rsidP="00262518">
      <w:pPr>
        <w:pStyle w:val="Heading3"/>
        <w:numPr>
          <w:ilvl w:val="2"/>
          <w:numId w:val="54"/>
        </w:numPr>
        <w:spacing w:before="0" w:line="360" w:lineRule="auto"/>
        <w:ind w:left="1134" w:hanging="567"/>
        <w:jc w:val="both"/>
        <w:rPr>
          <w:rFonts w:cs="Times New Roman"/>
        </w:rPr>
      </w:pPr>
      <w:r w:rsidRPr="009D74DB">
        <w:rPr>
          <w:rFonts w:cs="Times New Roman"/>
        </w:rPr>
        <w:lastRenderedPageBreak/>
        <w:t>Perancangan</w:t>
      </w:r>
      <w:r w:rsidRPr="009D74DB">
        <w:rPr>
          <w:rFonts w:cs="Times New Roman"/>
          <w:spacing w:val="-17"/>
        </w:rPr>
        <w:t xml:space="preserve"> </w:t>
      </w:r>
      <w:r w:rsidRPr="009D74DB">
        <w:rPr>
          <w:rFonts w:cs="Times New Roman"/>
        </w:rPr>
        <w:t>Arsitektur</w:t>
      </w:r>
      <w:r w:rsidRPr="009D74DB">
        <w:rPr>
          <w:rFonts w:cs="Times New Roman"/>
          <w:spacing w:val="-11"/>
        </w:rPr>
        <w:t xml:space="preserve"> </w:t>
      </w:r>
      <w:r w:rsidRPr="009D74DB">
        <w:rPr>
          <w:rFonts w:cs="Times New Roman"/>
        </w:rPr>
        <w:t>dan</w:t>
      </w:r>
      <w:r w:rsidRPr="009D74DB">
        <w:rPr>
          <w:rFonts w:cs="Times New Roman"/>
          <w:spacing w:val="-4"/>
        </w:rPr>
        <w:t xml:space="preserve"> </w:t>
      </w:r>
      <w:r w:rsidRPr="009D74DB">
        <w:rPr>
          <w:rFonts w:cs="Times New Roman"/>
        </w:rPr>
        <w:t>Implementasi</w:t>
      </w:r>
      <w:r w:rsidRPr="009D74DB">
        <w:rPr>
          <w:rFonts w:cs="Times New Roman"/>
          <w:spacing w:val="-4"/>
        </w:rPr>
        <w:t xml:space="preserve"> </w:t>
      </w:r>
      <w:r w:rsidRPr="009D74DB">
        <w:rPr>
          <w:rFonts w:cs="Times New Roman"/>
        </w:rPr>
        <w:t>Perangkat</w:t>
      </w:r>
      <w:r w:rsidRPr="009D74DB">
        <w:rPr>
          <w:rFonts w:cs="Times New Roman"/>
          <w:spacing w:val="-4"/>
        </w:rPr>
        <w:t xml:space="preserve"> </w:t>
      </w:r>
      <w:r w:rsidRPr="009D74DB">
        <w:rPr>
          <w:rFonts w:cs="Times New Roman"/>
          <w:spacing w:val="-2"/>
        </w:rPr>
        <w:t>Lunak</w:t>
      </w:r>
    </w:p>
    <w:p w14:paraId="5ACBDC73" w14:textId="77777777" w:rsidR="00027C6D" w:rsidRPr="009D74DB" w:rsidRDefault="00027C6D" w:rsidP="00262518">
      <w:pPr>
        <w:pStyle w:val="ListParagraph"/>
        <w:widowControl w:val="0"/>
        <w:numPr>
          <w:ilvl w:val="0"/>
          <w:numId w:val="39"/>
        </w:numPr>
        <w:tabs>
          <w:tab w:val="left" w:pos="1843"/>
          <w:tab w:val="left" w:pos="2127"/>
        </w:tabs>
        <w:autoSpaceDE w:val="0"/>
        <w:autoSpaceDN w:val="0"/>
        <w:spacing w:after="0" w:line="360" w:lineRule="auto"/>
        <w:ind w:left="1418" w:hanging="285"/>
        <w:contextualSpacing w:val="0"/>
      </w:pPr>
      <w:r w:rsidRPr="009D74DB">
        <w:t>Hasil</w:t>
      </w:r>
      <w:r w:rsidRPr="009D74DB">
        <w:rPr>
          <w:spacing w:val="-1"/>
        </w:rPr>
        <w:t xml:space="preserve"> </w:t>
      </w:r>
      <w:r w:rsidRPr="009D74DB">
        <w:t>dari</w:t>
      </w:r>
      <w:r w:rsidRPr="009D74DB">
        <w:rPr>
          <w:spacing w:val="-3"/>
        </w:rPr>
        <w:t xml:space="preserve"> </w:t>
      </w:r>
      <w:r w:rsidRPr="009D74DB">
        <w:t>Perancangan Diagram</w:t>
      </w:r>
      <w:r w:rsidRPr="009D74DB">
        <w:rPr>
          <w:spacing w:val="-13"/>
        </w:rPr>
        <w:t xml:space="preserve"> </w:t>
      </w:r>
      <w:r w:rsidRPr="009D74DB">
        <w:t>Arsitektur</w:t>
      </w:r>
      <w:r w:rsidRPr="009D74DB">
        <w:rPr>
          <w:spacing w:val="-2"/>
        </w:rPr>
        <w:t xml:space="preserve"> </w:t>
      </w:r>
      <w:r w:rsidRPr="009D74DB">
        <w:t>MVC</w:t>
      </w:r>
      <w:r w:rsidRPr="009D74DB">
        <w:rPr>
          <w:spacing w:val="-2"/>
        </w:rPr>
        <w:t xml:space="preserve"> </w:t>
      </w:r>
      <w:r w:rsidRPr="009D74DB">
        <w:t>di</w:t>
      </w:r>
      <w:r w:rsidRPr="009D74DB">
        <w:rPr>
          <w:spacing w:val="-1"/>
        </w:rPr>
        <w:t xml:space="preserve"> </w:t>
      </w:r>
      <w:r w:rsidRPr="009D74DB">
        <w:rPr>
          <w:spacing w:val="-2"/>
        </w:rPr>
        <w:t>Draw.io</w:t>
      </w:r>
    </w:p>
    <w:p w14:paraId="59D51BFD" w14:textId="56AAE3DD" w:rsidR="00027C6D" w:rsidRPr="009D74DB" w:rsidRDefault="00027C6D" w:rsidP="00262518">
      <w:pPr>
        <w:pStyle w:val="ListParagraph"/>
        <w:widowControl w:val="0"/>
        <w:tabs>
          <w:tab w:val="left" w:pos="1843"/>
          <w:tab w:val="left" w:pos="2127"/>
        </w:tabs>
        <w:autoSpaceDE w:val="0"/>
        <w:autoSpaceDN w:val="0"/>
        <w:spacing w:after="0" w:line="360" w:lineRule="auto"/>
        <w:ind w:left="1418" w:firstLine="0"/>
        <w:contextualSpacing w:val="0"/>
      </w:pPr>
      <w:r w:rsidRPr="009D74DB">
        <w:rPr>
          <w:noProof/>
        </w:rPr>
        <w:drawing>
          <wp:inline distT="0" distB="0" distL="0" distR="0" wp14:anchorId="74F47185" wp14:editId="747D8EFD">
            <wp:extent cx="4109085" cy="3649436"/>
            <wp:effectExtent l="19050" t="19050" r="24765" b="27305"/>
            <wp:docPr id="14062456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41500" name=""/>
                    <pic:cNvPicPr/>
                  </pic:nvPicPr>
                  <pic:blipFill>
                    <a:blip r:embed="rId45"/>
                    <a:stretch>
                      <a:fillRect/>
                    </a:stretch>
                  </pic:blipFill>
                  <pic:spPr>
                    <a:xfrm>
                      <a:off x="0" y="0"/>
                      <a:ext cx="4158925" cy="3693701"/>
                    </a:xfrm>
                    <a:prstGeom prst="rect">
                      <a:avLst/>
                    </a:prstGeom>
                    <a:ln w="12700">
                      <a:solidFill>
                        <a:schemeClr val="tx1"/>
                      </a:solidFill>
                    </a:ln>
                  </pic:spPr>
                </pic:pic>
              </a:graphicData>
            </a:graphic>
          </wp:inline>
        </w:drawing>
      </w:r>
    </w:p>
    <w:p w14:paraId="68B686E9" w14:textId="2661684E" w:rsidR="00027C6D" w:rsidRPr="009D74DB" w:rsidRDefault="00027C6D" w:rsidP="00262518">
      <w:pPr>
        <w:pStyle w:val="ListParagraph"/>
        <w:widowControl w:val="0"/>
        <w:tabs>
          <w:tab w:val="left" w:pos="1843"/>
          <w:tab w:val="left" w:pos="2127"/>
        </w:tabs>
        <w:autoSpaceDE w:val="0"/>
        <w:autoSpaceDN w:val="0"/>
        <w:spacing w:after="0" w:line="360" w:lineRule="auto"/>
        <w:ind w:left="1418"/>
        <w:rPr>
          <w:lang w:val="en-ID"/>
        </w:rPr>
      </w:pPr>
      <w:r w:rsidRPr="009D74DB">
        <w:rPr>
          <w:lang w:val="en-ID"/>
        </w:rPr>
        <w:t xml:space="preserve">Gambar tersebut merupakan diagram arsitektur </w:t>
      </w:r>
      <w:r w:rsidRPr="009D74DB">
        <w:rPr>
          <w:i/>
          <w:iCs/>
          <w:lang w:val="en-ID"/>
        </w:rPr>
        <w:t xml:space="preserve">MVC (Model </w:t>
      </w:r>
      <w:r w:rsidR="000B473E" w:rsidRPr="009D74DB">
        <w:rPr>
          <w:i/>
          <w:iCs/>
          <w:lang w:val="en-ID"/>
        </w:rPr>
        <w:t>View</w:t>
      </w:r>
      <w:r w:rsidRPr="009D74DB">
        <w:rPr>
          <w:i/>
          <w:iCs/>
          <w:lang w:val="en-ID"/>
        </w:rPr>
        <w:t xml:space="preserve"> Controller)</w:t>
      </w:r>
      <w:r w:rsidRPr="009D74DB">
        <w:rPr>
          <w:lang w:val="en-ID"/>
        </w:rPr>
        <w:t xml:space="preserve"> yang menjelaskan alur kerja antara pengguna, </w:t>
      </w:r>
      <w:r w:rsidR="000B473E" w:rsidRPr="009D74DB">
        <w:rPr>
          <w:i/>
          <w:iCs/>
          <w:lang w:val="en-ID"/>
        </w:rPr>
        <w:t>View</w:t>
      </w:r>
      <w:r w:rsidRPr="009D74DB">
        <w:rPr>
          <w:i/>
          <w:iCs/>
          <w:lang w:val="en-ID"/>
        </w:rPr>
        <w:t xml:space="preserve"> / Interface</w:t>
      </w:r>
      <w:r w:rsidRPr="009D74DB">
        <w:rPr>
          <w:lang w:val="en-ID"/>
        </w:rPr>
        <w:t xml:space="preserve">, </w:t>
      </w:r>
      <w:r w:rsidRPr="009D74DB">
        <w:rPr>
          <w:i/>
          <w:iCs/>
          <w:lang w:val="en-ID"/>
        </w:rPr>
        <w:t>Controller</w:t>
      </w:r>
      <w:r w:rsidRPr="009D74DB">
        <w:rPr>
          <w:lang w:val="en-ID"/>
        </w:rPr>
        <w:t xml:space="preserve">, </w:t>
      </w:r>
      <w:r w:rsidRPr="009D74DB">
        <w:rPr>
          <w:i/>
          <w:iCs/>
          <w:lang w:val="en-ID"/>
        </w:rPr>
        <w:t>Model</w:t>
      </w:r>
      <w:r w:rsidRPr="009D74DB">
        <w:rPr>
          <w:lang w:val="en-ID"/>
        </w:rPr>
        <w:t xml:space="preserve">, dan </w:t>
      </w:r>
      <w:r w:rsidRPr="009D74DB">
        <w:rPr>
          <w:i/>
          <w:iCs/>
          <w:lang w:val="en-ID"/>
        </w:rPr>
        <w:t xml:space="preserve">Database </w:t>
      </w:r>
      <w:r w:rsidR="00671F46" w:rsidRPr="009D74DB">
        <w:rPr>
          <w:i/>
          <w:iCs/>
          <w:lang w:val="en-ID"/>
        </w:rPr>
        <w:t xml:space="preserve">Mysql </w:t>
      </w:r>
      <w:r w:rsidRPr="009D74DB">
        <w:rPr>
          <w:lang w:val="en-ID"/>
        </w:rPr>
        <w:t xml:space="preserve">. Pengguna memberikan permintaan melalui </w:t>
      </w:r>
      <w:r w:rsidR="000B473E" w:rsidRPr="009D74DB">
        <w:rPr>
          <w:i/>
          <w:iCs/>
          <w:lang w:val="en-ID"/>
        </w:rPr>
        <w:t>View</w:t>
      </w:r>
      <w:r w:rsidRPr="009D74DB">
        <w:rPr>
          <w:lang w:val="en-ID"/>
        </w:rPr>
        <w:t xml:space="preserve">, kemudian </w:t>
      </w:r>
      <w:r w:rsidR="000B473E" w:rsidRPr="009D74DB">
        <w:rPr>
          <w:i/>
          <w:iCs/>
          <w:lang w:val="en-ID"/>
        </w:rPr>
        <w:t>View</w:t>
      </w:r>
      <w:r w:rsidRPr="009D74DB">
        <w:rPr>
          <w:lang w:val="en-ID"/>
        </w:rPr>
        <w:t xml:space="preserve"> meneruskan permintaan tersebut kepada </w:t>
      </w:r>
      <w:r w:rsidRPr="009D74DB">
        <w:rPr>
          <w:i/>
          <w:iCs/>
          <w:lang w:val="en-ID"/>
        </w:rPr>
        <w:t>Controller</w:t>
      </w:r>
      <w:r w:rsidRPr="009D74DB">
        <w:rPr>
          <w:lang w:val="en-ID"/>
        </w:rPr>
        <w:t xml:space="preserve">. Selanjutnya, </w:t>
      </w:r>
      <w:r w:rsidRPr="009D74DB">
        <w:rPr>
          <w:i/>
          <w:iCs/>
          <w:lang w:val="en-ID"/>
        </w:rPr>
        <w:t>Controller</w:t>
      </w:r>
      <w:r w:rsidRPr="009D74DB">
        <w:rPr>
          <w:lang w:val="en-ID"/>
        </w:rPr>
        <w:t xml:space="preserve"> mengolah logika sistem dan memanggil </w:t>
      </w:r>
      <w:r w:rsidRPr="009D74DB">
        <w:rPr>
          <w:i/>
          <w:iCs/>
          <w:lang w:val="en-ID"/>
        </w:rPr>
        <w:t>Model</w:t>
      </w:r>
      <w:r w:rsidRPr="009D74DB">
        <w:rPr>
          <w:lang w:val="en-ID"/>
        </w:rPr>
        <w:t xml:space="preserve"> untuk memproses data. </w:t>
      </w:r>
      <w:r w:rsidRPr="009D74DB">
        <w:rPr>
          <w:i/>
          <w:iCs/>
          <w:lang w:val="en-ID"/>
        </w:rPr>
        <w:t>Model</w:t>
      </w:r>
      <w:r w:rsidRPr="009D74DB">
        <w:rPr>
          <w:lang w:val="en-ID"/>
        </w:rPr>
        <w:t xml:space="preserve"> kemudian menjalankan </w:t>
      </w:r>
      <w:r w:rsidRPr="009D74DB">
        <w:rPr>
          <w:i/>
          <w:iCs/>
          <w:lang w:val="en-ID"/>
        </w:rPr>
        <w:t>query SQL</w:t>
      </w:r>
      <w:r w:rsidRPr="009D74DB">
        <w:rPr>
          <w:lang w:val="en-ID"/>
        </w:rPr>
        <w:t xml:space="preserve"> ke </w:t>
      </w:r>
      <w:r w:rsidRPr="009D74DB">
        <w:rPr>
          <w:i/>
          <w:iCs/>
          <w:lang w:val="en-ID"/>
        </w:rPr>
        <w:t xml:space="preserve">Database </w:t>
      </w:r>
      <w:r w:rsidR="00671F46" w:rsidRPr="009D74DB">
        <w:rPr>
          <w:i/>
          <w:iCs/>
          <w:lang w:val="en-ID"/>
        </w:rPr>
        <w:t xml:space="preserve">Mysql </w:t>
      </w:r>
      <w:r w:rsidRPr="009D74DB">
        <w:rPr>
          <w:lang w:val="en-ID"/>
        </w:rPr>
        <w:t xml:space="preserve"> untuk mengambil atau mengolah data. Setelah proses selesai, </w:t>
      </w:r>
      <w:r w:rsidRPr="009D74DB">
        <w:rPr>
          <w:i/>
          <w:iCs/>
          <w:lang w:val="en-ID"/>
        </w:rPr>
        <w:t>Database</w:t>
      </w:r>
      <w:r w:rsidRPr="009D74DB">
        <w:rPr>
          <w:lang w:val="en-ID"/>
        </w:rPr>
        <w:t xml:space="preserve"> mengembalikan </w:t>
      </w:r>
      <w:r w:rsidRPr="009D74DB">
        <w:rPr>
          <w:i/>
          <w:iCs/>
          <w:lang w:val="en-ID"/>
        </w:rPr>
        <w:t>resultset</w:t>
      </w:r>
      <w:r w:rsidRPr="009D74DB">
        <w:rPr>
          <w:lang w:val="en-ID"/>
        </w:rPr>
        <w:t xml:space="preserve"> kepada </w:t>
      </w:r>
      <w:r w:rsidRPr="009D74DB">
        <w:rPr>
          <w:i/>
          <w:iCs/>
          <w:lang w:val="en-ID"/>
        </w:rPr>
        <w:t>Model</w:t>
      </w:r>
      <w:r w:rsidRPr="009D74DB">
        <w:rPr>
          <w:lang w:val="en-ID"/>
        </w:rPr>
        <w:t xml:space="preserve">, kemudian </w:t>
      </w:r>
      <w:r w:rsidRPr="009D74DB">
        <w:rPr>
          <w:i/>
          <w:iCs/>
          <w:lang w:val="en-ID"/>
        </w:rPr>
        <w:t>Model</w:t>
      </w:r>
      <w:r w:rsidRPr="009D74DB">
        <w:rPr>
          <w:lang w:val="en-ID"/>
        </w:rPr>
        <w:t xml:space="preserve"> mengirimkan data atau objek kepada </w:t>
      </w:r>
      <w:r w:rsidRPr="009D74DB">
        <w:rPr>
          <w:i/>
          <w:iCs/>
          <w:lang w:val="en-ID"/>
        </w:rPr>
        <w:t>Controller</w:t>
      </w:r>
      <w:r w:rsidRPr="009D74DB">
        <w:rPr>
          <w:lang w:val="en-ID"/>
        </w:rPr>
        <w:t xml:space="preserve">. Setelah itu, </w:t>
      </w:r>
      <w:r w:rsidRPr="009D74DB">
        <w:rPr>
          <w:i/>
          <w:iCs/>
          <w:lang w:val="en-ID"/>
        </w:rPr>
        <w:t>Controller</w:t>
      </w:r>
      <w:r w:rsidRPr="009D74DB">
        <w:rPr>
          <w:lang w:val="en-ID"/>
        </w:rPr>
        <w:t xml:space="preserve"> memanggil tampilan yang sesuai melalui </w:t>
      </w:r>
      <w:r w:rsidR="000B473E" w:rsidRPr="009D74DB">
        <w:rPr>
          <w:i/>
          <w:iCs/>
          <w:lang w:val="en-ID"/>
        </w:rPr>
        <w:t>View</w:t>
      </w:r>
      <w:r w:rsidRPr="009D74DB">
        <w:rPr>
          <w:lang w:val="en-ID"/>
        </w:rPr>
        <w:t xml:space="preserve">, dan </w:t>
      </w:r>
      <w:r w:rsidR="000B473E" w:rsidRPr="009D74DB">
        <w:rPr>
          <w:i/>
          <w:iCs/>
          <w:lang w:val="en-ID"/>
        </w:rPr>
        <w:t>View</w:t>
      </w:r>
      <w:r w:rsidRPr="009D74DB">
        <w:rPr>
          <w:lang w:val="en-ID"/>
        </w:rPr>
        <w:t xml:space="preserve"> melakukan </w:t>
      </w:r>
      <w:r w:rsidRPr="009D74DB">
        <w:rPr>
          <w:i/>
          <w:iCs/>
          <w:lang w:val="en-ID"/>
        </w:rPr>
        <w:t>render UI / output</w:t>
      </w:r>
      <w:r w:rsidRPr="009D74DB">
        <w:rPr>
          <w:lang w:val="en-ID"/>
        </w:rPr>
        <w:t xml:space="preserve"> untuk menampilkan hasil akhir kepada pengguna. Jadi, alur keseluruhan pada diagram tersebut adalah pengguna → </w:t>
      </w:r>
      <w:r w:rsidR="000B473E" w:rsidRPr="009D74DB">
        <w:rPr>
          <w:i/>
          <w:iCs/>
          <w:lang w:val="en-ID"/>
        </w:rPr>
        <w:t>View</w:t>
      </w:r>
      <w:r w:rsidRPr="009D74DB">
        <w:rPr>
          <w:lang w:val="en-ID"/>
        </w:rPr>
        <w:t xml:space="preserve"> → </w:t>
      </w:r>
      <w:r w:rsidRPr="009D74DB">
        <w:rPr>
          <w:i/>
          <w:iCs/>
          <w:lang w:val="en-ID"/>
        </w:rPr>
        <w:t>Controller</w:t>
      </w:r>
      <w:r w:rsidRPr="009D74DB">
        <w:rPr>
          <w:lang w:val="en-ID"/>
        </w:rPr>
        <w:t xml:space="preserve"> → </w:t>
      </w:r>
      <w:r w:rsidRPr="009D74DB">
        <w:rPr>
          <w:i/>
          <w:iCs/>
          <w:lang w:val="en-ID"/>
        </w:rPr>
        <w:t>Model</w:t>
      </w:r>
      <w:r w:rsidRPr="009D74DB">
        <w:rPr>
          <w:lang w:val="en-ID"/>
        </w:rPr>
        <w:t xml:space="preserve"> → </w:t>
      </w:r>
      <w:r w:rsidRPr="009D74DB">
        <w:rPr>
          <w:i/>
          <w:iCs/>
          <w:lang w:val="en-ID"/>
        </w:rPr>
        <w:t>Database</w:t>
      </w:r>
      <w:r w:rsidRPr="009D74DB">
        <w:rPr>
          <w:lang w:val="en-ID"/>
        </w:rPr>
        <w:t xml:space="preserve">, kemudian hasilnya kembali melalui </w:t>
      </w:r>
      <w:r w:rsidRPr="009D74DB">
        <w:rPr>
          <w:i/>
          <w:iCs/>
          <w:lang w:val="en-ID"/>
        </w:rPr>
        <w:t>Model</w:t>
      </w:r>
      <w:r w:rsidRPr="009D74DB">
        <w:rPr>
          <w:lang w:val="en-ID"/>
        </w:rPr>
        <w:t xml:space="preserve"> → </w:t>
      </w:r>
      <w:r w:rsidRPr="009D74DB">
        <w:rPr>
          <w:i/>
          <w:iCs/>
          <w:lang w:val="en-ID"/>
        </w:rPr>
        <w:t>Controller</w:t>
      </w:r>
      <w:r w:rsidRPr="009D74DB">
        <w:rPr>
          <w:lang w:val="en-ID"/>
        </w:rPr>
        <w:t xml:space="preserve"> → </w:t>
      </w:r>
      <w:r w:rsidR="000B473E" w:rsidRPr="009D74DB">
        <w:rPr>
          <w:i/>
          <w:iCs/>
          <w:lang w:val="en-ID"/>
        </w:rPr>
        <w:t>View</w:t>
      </w:r>
      <w:r w:rsidRPr="009D74DB">
        <w:rPr>
          <w:lang w:val="en-ID"/>
        </w:rPr>
        <w:t xml:space="preserve"> → pengguna.</w:t>
      </w:r>
    </w:p>
    <w:p w14:paraId="0BF81172" w14:textId="77777777" w:rsidR="00027C6D" w:rsidRPr="009D74DB" w:rsidRDefault="00027C6D" w:rsidP="00262518">
      <w:pPr>
        <w:pStyle w:val="ListParagraph"/>
        <w:widowControl w:val="0"/>
        <w:numPr>
          <w:ilvl w:val="0"/>
          <w:numId w:val="39"/>
        </w:numPr>
        <w:tabs>
          <w:tab w:val="left" w:pos="1843"/>
          <w:tab w:val="left" w:pos="2127"/>
        </w:tabs>
        <w:autoSpaceDE w:val="0"/>
        <w:autoSpaceDN w:val="0"/>
        <w:spacing w:after="0" w:line="360" w:lineRule="auto"/>
        <w:ind w:left="1418" w:hanging="285"/>
        <w:contextualSpacing w:val="0"/>
      </w:pPr>
      <w:r w:rsidRPr="009D74DB">
        <w:lastRenderedPageBreak/>
        <w:t>Hasil</w:t>
      </w:r>
      <w:r w:rsidRPr="009D74DB">
        <w:rPr>
          <w:spacing w:val="-2"/>
        </w:rPr>
        <w:t xml:space="preserve"> </w:t>
      </w:r>
      <w:r w:rsidRPr="009D74DB">
        <w:t>dari</w:t>
      </w:r>
      <w:r w:rsidRPr="009D74DB">
        <w:rPr>
          <w:spacing w:val="-3"/>
        </w:rPr>
        <w:t xml:space="preserve"> </w:t>
      </w:r>
      <w:r w:rsidRPr="009D74DB">
        <w:t xml:space="preserve">Perancangan </w:t>
      </w:r>
      <w:r w:rsidRPr="009D74DB">
        <w:rPr>
          <w:i/>
        </w:rPr>
        <w:t>Entity</w:t>
      </w:r>
      <w:r w:rsidRPr="009D74DB">
        <w:rPr>
          <w:i/>
          <w:spacing w:val="-3"/>
        </w:rPr>
        <w:t xml:space="preserve"> </w:t>
      </w:r>
      <w:r w:rsidRPr="009D74DB">
        <w:rPr>
          <w:i/>
        </w:rPr>
        <w:t>Relationship</w:t>
      </w:r>
      <w:r w:rsidRPr="009D74DB">
        <w:rPr>
          <w:i/>
          <w:spacing w:val="-2"/>
        </w:rPr>
        <w:t xml:space="preserve"> </w:t>
      </w:r>
      <w:r w:rsidRPr="009D74DB">
        <w:rPr>
          <w:i/>
        </w:rPr>
        <w:t>Diagram</w:t>
      </w:r>
      <w:r w:rsidRPr="009D74DB">
        <w:rPr>
          <w:i/>
          <w:spacing w:val="-1"/>
        </w:rPr>
        <w:t xml:space="preserve"> </w:t>
      </w:r>
      <w:r w:rsidRPr="009D74DB">
        <w:rPr>
          <w:spacing w:val="-2"/>
        </w:rPr>
        <w:t>(ERD)</w:t>
      </w:r>
    </w:p>
    <w:p w14:paraId="46C1FB0F" w14:textId="480562B6" w:rsidR="00027C6D" w:rsidRPr="009D74DB" w:rsidRDefault="00027C6D" w:rsidP="00262518">
      <w:pPr>
        <w:pStyle w:val="BodyText"/>
        <w:spacing w:line="360" w:lineRule="auto"/>
        <w:ind w:left="1418" w:right="131"/>
        <w:jc w:val="both"/>
      </w:pPr>
      <w:r w:rsidRPr="009D74DB">
        <w:rPr>
          <w:noProof/>
        </w:rPr>
        <w:drawing>
          <wp:inline distT="0" distB="0" distL="0" distR="0" wp14:anchorId="11A8C7E5" wp14:editId="483716F5">
            <wp:extent cx="4102872" cy="3899808"/>
            <wp:effectExtent l="19050" t="19050" r="12065" b="24765"/>
            <wp:docPr id="14607460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87374" name=""/>
                    <pic:cNvPicPr/>
                  </pic:nvPicPr>
                  <pic:blipFill>
                    <a:blip r:embed="rId48"/>
                    <a:stretch>
                      <a:fillRect/>
                    </a:stretch>
                  </pic:blipFill>
                  <pic:spPr>
                    <a:xfrm>
                      <a:off x="0" y="0"/>
                      <a:ext cx="4172214" cy="3965718"/>
                    </a:xfrm>
                    <a:prstGeom prst="rect">
                      <a:avLst/>
                    </a:prstGeom>
                    <a:ln w="12700">
                      <a:solidFill>
                        <a:schemeClr val="tx1"/>
                      </a:solidFill>
                    </a:ln>
                  </pic:spPr>
                </pic:pic>
              </a:graphicData>
            </a:graphic>
          </wp:inline>
        </w:drawing>
      </w:r>
    </w:p>
    <w:p w14:paraId="493C5861" w14:textId="198235E2" w:rsidR="00027C6D" w:rsidRPr="009D74DB" w:rsidRDefault="00027C6D" w:rsidP="00262518">
      <w:pPr>
        <w:pStyle w:val="BodyText"/>
        <w:spacing w:line="360" w:lineRule="auto"/>
        <w:ind w:left="1418" w:right="131"/>
        <w:jc w:val="both"/>
        <w:rPr>
          <w:lang w:val="en-ID"/>
        </w:rPr>
      </w:pPr>
      <w:r w:rsidRPr="009D74DB">
        <w:rPr>
          <w:lang w:val="en-ID"/>
        </w:rPr>
        <w:t>Gambar tersebut merupakan ERD (</w:t>
      </w:r>
      <w:r w:rsidRPr="009D74DB">
        <w:rPr>
          <w:i/>
          <w:iCs/>
          <w:lang w:val="en-ID"/>
        </w:rPr>
        <w:t>Entity Relationship Diagram</w:t>
      </w:r>
      <w:r w:rsidRPr="009D74DB">
        <w:rPr>
          <w:lang w:val="en-ID"/>
        </w:rPr>
        <w:t xml:space="preserve">) untuk sistem perpustakaan yang terdiri dari tiga entitas, yaitu </w:t>
      </w:r>
      <w:r w:rsidRPr="009D74DB">
        <w:rPr>
          <w:i/>
          <w:iCs/>
          <w:lang w:val="en-ID"/>
        </w:rPr>
        <w:t>Buku</w:t>
      </w:r>
      <w:r w:rsidRPr="009D74DB">
        <w:rPr>
          <w:lang w:val="en-ID"/>
        </w:rPr>
        <w:t xml:space="preserve">, </w:t>
      </w:r>
      <w:r w:rsidRPr="009D74DB">
        <w:rPr>
          <w:i/>
          <w:iCs/>
          <w:lang w:val="en-ID"/>
        </w:rPr>
        <w:t>Anggota</w:t>
      </w:r>
      <w:r w:rsidRPr="009D74DB">
        <w:rPr>
          <w:lang w:val="en-ID"/>
        </w:rPr>
        <w:t xml:space="preserve">, dan </w:t>
      </w:r>
      <w:r w:rsidRPr="009D74DB">
        <w:rPr>
          <w:i/>
          <w:iCs/>
          <w:lang w:val="en-ID"/>
        </w:rPr>
        <w:t>Peminjaman</w:t>
      </w:r>
      <w:r w:rsidRPr="009D74DB">
        <w:rPr>
          <w:lang w:val="en-ID"/>
        </w:rPr>
        <w:t xml:space="preserve">. Entitas </w:t>
      </w:r>
      <w:r w:rsidRPr="009D74DB">
        <w:rPr>
          <w:i/>
          <w:iCs/>
          <w:lang w:val="en-ID"/>
        </w:rPr>
        <w:t>Buku</w:t>
      </w:r>
      <w:r w:rsidRPr="009D74DB">
        <w:rPr>
          <w:lang w:val="en-ID"/>
        </w:rPr>
        <w:t xml:space="preserve"> memiliki </w:t>
      </w:r>
      <w:r w:rsidRPr="009D74DB">
        <w:rPr>
          <w:i/>
          <w:iCs/>
          <w:lang w:val="en-ID"/>
        </w:rPr>
        <w:t>primary key</w:t>
      </w:r>
      <w:r w:rsidRPr="009D74DB">
        <w:rPr>
          <w:lang w:val="en-ID"/>
        </w:rPr>
        <w:t xml:space="preserve"> id_buku serta atribut judul, penulis, dan tahun_terbit, sedangkan entitas </w:t>
      </w:r>
      <w:r w:rsidRPr="009D74DB">
        <w:rPr>
          <w:i/>
          <w:iCs/>
          <w:lang w:val="en-ID"/>
        </w:rPr>
        <w:t>Anggota</w:t>
      </w:r>
      <w:r w:rsidRPr="009D74DB">
        <w:rPr>
          <w:lang w:val="en-ID"/>
        </w:rPr>
        <w:t xml:space="preserve"> memiliki </w:t>
      </w:r>
      <w:r w:rsidRPr="009D74DB">
        <w:rPr>
          <w:i/>
          <w:iCs/>
          <w:lang w:val="en-ID"/>
        </w:rPr>
        <w:t>primary key</w:t>
      </w:r>
      <w:r w:rsidRPr="009D74DB">
        <w:rPr>
          <w:lang w:val="en-ID"/>
        </w:rPr>
        <w:t xml:space="preserve"> id_anggota dengan atribut nama dan alamat. Entitas </w:t>
      </w:r>
      <w:r w:rsidRPr="009D74DB">
        <w:rPr>
          <w:i/>
          <w:iCs/>
          <w:lang w:val="en-ID"/>
        </w:rPr>
        <w:t>Peminjaman</w:t>
      </w:r>
      <w:r w:rsidRPr="009D74DB">
        <w:rPr>
          <w:lang w:val="en-ID"/>
        </w:rPr>
        <w:t xml:space="preserve"> memiliki </w:t>
      </w:r>
      <w:r w:rsidRPr="009D74DB">
        <w:rPr>
          <w:i/>
          <w:iCs/>
          <w:lang w:val="en-ID"/>
        </w:rPr>
        <w:t>primary key</w:t>
      </w:r>
      <w:r w:rsidRPr="009D74DB">
        <w:rPr>
          <w:lang w:val="en-ID"/>
        </w:rPr>
        <w:t xml:space="preserve"> id_pinjam serta </w:t>
      </w:r>
      <w:r w:rsidRPr="009D74DB">
        <w:rPr>
          <w:i/>
          <w:iCs/>
          <w:lang w:val="en-ID"/>
        </w:rPr>
        <w:t>foreign key</w:t>
      </w:r>
      <w:r w:rsidRPr="009D74DB">
        <w:rPr>
          <w:lang w:val="en-ID"/>
        </w:rPr>
        <w:t xml:space="preserve"> id_buku dan id_anggota, kemudian memiliki atribut tanggal_pinjam dan tanggal_kembali. Hubungan antara </w:t>
      </w:r>
      <w:r w:rsidRPr="009D74DB">
        <w:rPr>
          <w:i/>
          <w:iCs/>
          <w:lang w:val="en-ID"/>
        </w:rPr>
        <w:t>Buku</w:t>
      </w:r>
      <w:r w:rsidRPr="009D74DB">
        <w:rPr>
          <w:lang w:val="en-ID"/>
        </w:rPr>
        <w:t xml:space="preserve"> dan </w:t>
      </w:r>
      <w:r w:rsidRPr="009D74DB">
        <w:rPr>
          <w:i/>
          <w:iCs/>
          <w:lang w:val="en-ID"/>
        </w:rPr>
        <w:t>Peminjaman</w:t>
      </w:r>
      <w:r w:rsidRPr="009D74DB">
        <w:rPr>
          <w:lang w:val="en-ID"/>
        </w:rPr>
        <w:t xml:space="preserve"> adalah satu ke banyak (1:N), yang berarti satu buku dapat memiliki beberapa data peminjaman, sedangkan hubungan antara </w:t>
      </w:r>
      <w:r w:rsidRPr="009D74DB">
        <w:rPr>
          <w:i/>
          <w:iCs/>
          <w:lang w:val="en-ID"/>
        </w:rPr>
        <w:t>Anggota</w:t>
      </w:r>
      <w:r w:rsidRPr="009D74DB">
        <w:rPr>
          <w:lang w:val="en-ID"/>
        </w:rPr>
        <w:t xml:space="preserve"> dan </w:t>
      </w:r>
      <w:r w:rsidRPr="009D74DB">
        <w:rPr>
          <w:i/>
          <w:iCs/>
          <w:lang w:val="en-ID"/>
        </w:rPr>
        <w:t>Peminjaman</w:t>
      </w:r>
      <w:r w:rsidRPr="009D74DB">
        <w:rPr>
          <w:lang w:val="en-ID"/>
        </w:rPr>
        <w:t xml:space="preserve"> juga satu ke banyak (1:N), yang berarti satu anggota dapat melakukan beberapa peminjaman. Dengan demikian, entitas </w:t>
      </w:r>
      <w:r w:rsidRPr="009D74DB">
        <w:rPr>
          <w:i/>
          <w:iCs/>
          <w:lang w:val="en-ID"/>
        </w:rPr>
        <w:t>Peminjaman</w:t>
      </w:r>
      <w:r w:rsidRPr="009D74DB">
        <w:rPr>
          <w:lang w:val="en-ID"/>
        </w:rPr>
        <w:t xml:space="preserve"> berfungsi sebagai penghubung antara </w:t>
      </w:r>
      <w:r w:rsidRPr="009D74DB">
        <w:rPr>
          <w:i/>
          <w:iCs/>
          <w:lang w:val="en-ID"/>
        </w:rPr>
        <w:t>Buku</w:t>
      </w:r>
      <w:r w:rsidRPr="009D74DB">
        <w:rPr>
          <w:lang w:val="en-ID"/>
        </w:rPr>
        <w:t xml:space="preserve"> dan </w:t>
      </w:r>
      <w:r w:rsidRPr="009D74DB">
        <w:rPr>
          <w:i/>
          <w:iCs/>
          <w:lang w:val="en-ID"/>
        </w:rPr>
        <w:t>Anggota</w:t>
      </w:r>
      <w:r w:rsidRPr="009D74DB">
        <w:rPr>
          <w:lang w:val="en-ID"/>
        </w:rPr>
        <w:t xml:space="preserve"> melalui </w:t>
      </w:r>
      <w:r w:rsidRPr="009D74DB">
        <w:rPr>
          <w:i/>
          <w:iCs/>
          <w:lang w:val="en-ID"/>
        </w:rPr>
        <w:t>foreign key</w:t>
      </w:r>
      <w:r w:rsidRPr="009D74DB">
        <w:rPr>
          <w:lang w:val="en-ID"/>
        </w:rPr>
        <w:t xml:space="preserve"> id_buku dan id_anggota.</w:t>
      </w:r>
    </w:p>
    <w:p w14:paraId="38BE7B59" w14:textId="77777777" w:rsidR="00027C6D" w:rsidRPr="009D74DB" w:rsidRDefault="00027C6D" w:rsidP="00262518">
      <w:pPr>
        <w:pStyle w:val="ListParagraph"/>
        <w:widowControl w:val="0"/>
        <w:numPr>
          <w:ilvl w:val="0"/>
          <w:numId w:val="39"/>
        </w:numPr>
        <w:tabs>
          <w:tab w:val="left" w:pos="1843"/>
          <w:tab w:val="left" w:pos="2127"/>
        </w:tabs>
        <w:autoSpaceDE w:val="0"/>
        <w:autoSpaceDN w:val="0"/>
        <w:spacing w:after="0" w:line="360" w:lineRule="auto"/>
        <w:ind w:left="1418" w:hanging="285"/>
        <w:contextualSpacing w:val="0"/>
      </w:pPr>
      <w:r w:rsidRPr="009D74DB">
        <w:lastRenderedPageBreak/>
        <w:t>Hasil</w:t>
      </w:r>
      <w:r w:rsidRPr="009D74DB">
        <w:rPr>
          <w:spacing w:val="-2"/>
        </w:rPr>
        <w:t xml:space="preserve"> </w:t>
      </w:r>
      <w:r w:rsidRPr="009D74DB">
        <w:t>dari</w:t>
      </w:r>
      <w:r w:rsidRPr="009D74DB">
        <w:rPr>
          <w:spacing w:val="-2"/>
        </w:rPr>
        <w:t xml:space="preserve"> </w:t>
      </w:r>
      <w:r w:rsidRPr="009D74DB">
        <w:t>Mengimplementasikan</w:t>
      </w:r>
      <w:r w:rsidRPr="009D74DB">
        <w:rPr>
          <w:spacing w:val="-1"/>
        </w:rPr>
        <w:t xml:space="preserve"> </w:t>
      </w:r>
      <w:r w:rsidRPr="009D74DB">
        <w:rPr>
          <w:i/>
        </w:rPr>
        <w:t>Database</w:t>
      </w:r>
      <w:r w:rsidRPr="009D74DB">
        <w:rPr>
          <w:i/>
          <w:spacing w:val="-2"/>
        </w:rPr>
        <w:t xml:space="preserve"> </w:t>
      </w:r>
      <w:r w:rsidRPr="009D74DB">
        <w:t>(SQL</w:t>
      </w:r>
      <w:r w:rsidRPr="009D74DB">
        <w:rPr>
          <w:spacing w:val="-8"/>
        </w:rPr>
        <w:t xml:space="preserve"> </w:t>
      </w:r>
      <w:r w:rsidRPr="009D74DB">
        <w:rPr>
          <w:spacing w:val="-4"/>
        </w:rPr>
        <w:t>DDL)</w:t>
      </w:r>
    </w:p>
    <w:p w14:paraId="7E8EC70A" w14:textId="77777777" w:rsidR="00027C6D" w:rsidRPr="009D74DB" w:rsidRDefault="00027C6D" w:rsidP="00262518">
      <w:pPr>
        <w:pStyle w:val="ListParagraph"/>
        <w:widowControl w:val="0"/>
        <w:tabs>
          <w:tab w:val="left" w:pos="1843"/>
        </w:tabs>
        <w:autoSpaceDE w:val="0"/>
        <w:autoSpaceDN w:val="0"/>
        <w:spacing w:after="0" w:line="360" w:lineRule="auto"/>
        <w:ind w:left="1418" w:firstLine="0"/>
        <w:contextualSpacing w:val="0"/>
      </w:pPr>
      <w:r w:rsidRPr="009D74DB">
        <w:rPr>
          <w:noProof/>
        </w:rPr>
        <w:drawing>
          <wp:inline distT="0" distB="0" distL="0" distR="0" wp14:anchorId="0A9DA3E9" wp14:editId="283E0AE4">
            <wp:extent cx="4095474" cy="3649436"/>
            <wp:effectExtent l="19050" t="19050" r="19685" b="27305"/>
            <wp:docPr id="174489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97591" name=""/>
                    <pic:cNvPicPr/>
                  </pic:nvPicPr>
                  <pic:blipFill>
                    <a:blip r:embed="rId182"/>
                    <a:stretch>
                      <a:fillRect/>
                    </a:stretch>
                  </pic:blipFill>
                  <pic:spPr>
                    <a:xfrm>
                      <a:off x="0" y="0"/>
                      <a:ext cx="4133483" cy="3683306"/>
                    </a:xfrm>
                    <a:prstGeom prst="rect">
                      <a:avLst/>
                    </a:prstGeom>
                    <a:ln w="12700">
                      <a:solidFill>
                        <a:schemeClr val="tx1"/>
                      </a:solidFill>
                    </a:ln>
                  </pic:spPr>
                </pic:pic>
              </a:graphicData>
            </a:graphic>
          </wp:inline>
        </w:drawing>
      </w:r>
    </w:p>
    <w:p w14:paraId="15F4E6D3" w14:textId="3A88C7DC" w:rsidR="00D1753A" w:rsidRPr="009D74DB" w:rsidRDefault="00D1753A" w:rsidP="00262518">
      <w:pPr>
        <w:pStyle w:val="ListParagraph"/>
        <w:widowControl w:val="0"/>
        <w:tabs>
          <w:tab w:val="left" w:pos="1843"/>
        </w:tabs>
        <w:autoSpaceDE w:val="0"/>
        <w:autoSpaceDN w:val="0"/>
        <w:spacing w:after="0" w:line="360" w:lineRule="auto"/>
        <w:ind w:left="1418"/>
        <w:rPr>
          <w:lang w:val="en-ID"/>
        </w:rPr>
      </w:pPr>
      <w:r w:rsidRPr="009D74DB">
        <w:rPr>
          <w:lang w:val="en-ID"/>
        </w:rPr>
        <w:t xml:space="preserve">Gambar tersebut menunjukkan hasil penerapan basis data sistem perpustakaan menggunakan </w:t>
      </w:r>
      <w:r w:rsidR="00671F46" w:rsidRPr="009D74DB">
        <w:rPr>
          <w:i/>
          <w:iCs/>
          <w:lang w:val="en-ID"/>
        </w:rPr>
        <w:t xml:space="preserve">Mysql </w:t>
      </w:r>
      <w:r w:rsidRPr="009D74DB">
        <w:rPr>
          <w:lang w:val="en-ID"/>
        </w:rPr>
        <w:t xml:space="preserve">. Pada bagian awal, perintah SHOW TABLES; digunakan untuk melihat tabel yang tersedia dalam basis data </w:t>
      </w:r>
      <w:r w:rsidRPr="009D74DB">
        <w:rPr>
          <w:i/>
          <w:iCs/>
          <w:lang w:val="en-ID"/>
        </w:rPr>
        <w:t>perpustakaan</w:t>
      </w:r>
      <w:r w:rsidRPr="009D74DB">
        <w:rPr>
          <w:lang w:val="en-ID"/>
        </w:rPr>
        <w:t xml:space="preserve">, yaitu tabel </w:t>
      </w:r>
      <w:r w:rsidRPr="009D74DB">
        <w:rPr>
          <w:i/>
          <w:iCs/>
          <w:lang w:val="en-ID"/>
        </w:rPr>
        <w:t>anggota</w:t>
      </w:r>
      <w:r w:rsidRPr="009D74DB">
        <w:rPr>
          <w:lang w:val="en-ID"/>
        </w:rPr>
        <w:t xml:space="preserve">, </w:t>
      </w:r>
      <w:r w:rsidRPr="009D74DB">
        <w:rPr>
          <w:i/>
          <w:iCs/>
          <w:lang w:val="en-ID"/>
        </w:rPr>
        <w:t>buku</w:t>
      </w:r>
      <w:r w:rsidRPr="009D74DB">
        <w:rPr>
          <w:lang w:val="en-ID"/>
        </w:rPr>
        <w:t xml:space="preserve">, dan </w:t>
      </w:r>
      <w:r w:rsidRPr="009D74DB">
        <w:rPr>
          <w:i/>
          <w:iCs/>
          <w:lang w:val="en-ID"/>
        </w:rPr>
        <w:t>peminjaman</w:t>
      </w:r>
      <w:r w:rsidRPr="009D74DB">
        <w:rPr>
          <w:lang w:val="en-ID"/>
        </w:rPr>
        <w:t xml:space="preserve">. Selanjutnya, perintah SELECT * FROM buku; menampilkan data buku yang terdiri dari id_buku, judul, penulis, dan tahun_terbit, dengan dua data buku yang tersimpan. Perintah SELECT * FROM anggota; menampilkan data anggota berupa id_anggota, nama, dan alamat, yang juga memiliki dua data anggota. Terakhir, perintah SELECT * FROM peminjaman; menampilkan data transaksi peminjaman yang terdiri dari id_peminjaman, id_anggota, id_buku, tanggal_pinjam, dan tanggal_kembali. Dari hasil tersebut dapat dilihat bahwa tabel </w:t>
      </w:r>
      <w:r w:rsidRPr="009D74DB">
        <w:rPr>
          <w:i/>
          <w:iCs/>
          <w:lang w:val="en-ID"/>
        </w:rPr>
        <w:t>peminjaman</w:t>
      </w:r>
      <w:r w:rsidRPr="009D74DB">
        <w:rPr>
          <w:lang w:val="en-ID"/>
        </w:rPr>
        <w:t xml:space="preserve"> menghubungkan data anggota dan buku melalui id_anggota dan id_buku, sehingga struktur basis data yang dibuat sudah sesuai dengan ERD sebelumnya.</w:t>
      </w:r>
    </w:p>
    <w:p w14:paraId="580811A0" w14:textId="77777777" w:rsidR="00027C6D" w:rsidRPr="009D74DB" w:rsidRDefault="00027C6D" w:rsidP="00262518">
      <w:pPr>
        <w:pStyle w:val="ListParagraph"/>
        <w:widowControl w:val="0"/>
        <w:numPr>
          <w:ilvl w:val="0"/>
          <w:numId w:val="39"/>
        </w:numPr>
        <w:tabs>
          <w:tab w:val="left" w:pos="1843"/>
          <w:tab w:val="left" w:pos="2127"/>
        </w:tabs>
        <w:autoSpaceDE w:val="0"/>
        <w:autoSpaceDN w:val="0"/>
        <w:spacing w:after="0" w:line="360" w:lineRule="auto"/>
        <w:ind w:left="1418" w:hanging="285"/>
        <w:contextualSpacing w:val="0"/>
      </w:pPr>
      <w:r w:rsidRPr="009D74DB">
        <w:lastRenderedPageBreak/>
        <w:t>Hasil</w:t>
      </w:r>
      <w:r w:rsidRPr="009D74DB">
        <w:rPr>
          <w:spacing w:val="-1"/>
        </w:rPr>
        <w:t xml:space="preserve"> </w:t>
      </w:r>
      <w:r w:rsidRPr="009D74DB">
        <w:t>dari Membuat</w:t>
      </w:r>
      <w:r w:rsidRPr="009D74DB">
        <w:rPr>
          <w:spacing w:val="-1"/>
        </w:rPr>
        <w:t xml:space="preserve"> </w:t>
      </w:r>
      <w:r w:rsidRPr="009D74DB">
        <w:t>Struktur</w:t>
      </w:r>
      <w:r w:rsidRPr="009D74DB">
        <w:rPr>
          <w:spacing w:val="-1"/>
        </w:rPr>
        <w:t xml:space="preserve"> </w:t>
      </w:r>
      <w:r w:rsidRPr="009D74DB">
        <w:t>Proyek</w:t>
      </w:r>
      <w:r w:rsidRPr="009D74DB">
        <w:rPr>
          <w:spacing w:val="-1"/>
        </w:rPr>
        <w:t xml:space="preserve"> </w:t>
      </w:r>
      <w:r w:rsidRPr="009D74DB">
        <w:rPr>
          <w:spacing w:val="-5"/>
        </w:rPr>
        <w:t>MVC</w:t>
      </w:r>
    </w:p>
    <w:p w14:paraId="4899162B" w14:textId="77777777" w:rsidR="00027C6D" w:rsidRPr="009D74DB" w:rsidRDefault="00027C6D" w:rsidP="00262518">
      <w:pPr>
        <w:pStyle w:val="ListParagraph"/>
        <w:widowControl w:val="0"/>
        <w:autoSpaceDE w:val="0"/>
        <w:autoSpaceDN w:val="0"/>
        <w:spacing w:after="0" w:line="360" w:lineRule="auto"/>
        <w:ind w:left="1418" w:firstLine="0"/>
        <w:contextualSpacing w:val="0"/>
      </w:pPr>
      <w:r w:rsidRPr="009D74DB">
        <w:rPr>
          <w:noProof/>
        </w:rPr>
        <w:drawing>
          <wp:inline distT="0" distB="0" distL="0" distR="0" wp14:anchorId="60415FB1" wp14:editId="2E4E1693">
            <wp:extent cx="4138930" cy="3910693"/>
            <wp:effectExtent l="19050" t="19050" r="13970" b="13970"/>
            <wp:docPr id="106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720" name=""/>
                    <pic:cNvPicPr/>
                  </pic:nvPicPr>
                  <pic:blipFill>
                    <a:blip r:embed="rId183"/>
                    <a:stretch>
                      <a:fillRect/>
                    </a:stretch>
                  </pic:blipFill>
                  <pic:spPr>
                    <a:xfrm>
                      <a:off x="0" y="0"/>
                      <a:ext cx="4163461" cy="3933871"/>
                    </a:xfrm>
                    <a:prstGeom prst="rect">
                      <a:avLst/>
                    </a:prstGeom>
                    <a:ln w="12700">
                      <a:solidFill>
                        <a:schemeClr val="tx1"/>
                      </a:solidFill>
                    </a:ln>
                  </pic:spPr>
                </pic:pic>
              </a:graphicData>
            </a:graphic>
          </wp:inline>
        </w:drawing>
      </w:r>
    </w:p>
    <w:p w14:paraId="3ECCB8DE" w14:textId="04C4C4DF" w:rsidR="00027C6D" w:rsidRPr="009D74DB" w:rsidRDefault="00D1753A" w:rsidP="00262518">
      <w:pPr>
        <w:spacing w:after="0" w:line="360" w:lineRule="auto"/>
        <w:rPr>
          <w:lang w:val="en-ID"/>
        </w:rPr>
      </w:pPr>
      <w:r w:rsidRPr="009D74DB">
        <w:rPr>
          <w:lang w:val="en-ID"/>
        </w:rPr>
        <w:t xml:space="preserve">Gambar tersebut menunjukkan tampilan halaman sistem perpustakaan yang menampilkan tiga bagian utama, yaitu </w:t>
      </w:r>
      <w:r w:rsidRPr="009D74DB">
        <w:rPr>
          <w:i/>
          <w:iCs/>
          <w:lang w:val="en-ID"/>
        </w:rPr>
        <w:t>Daftar Koleksi Buku</w:t>
      </w:r>
      <w:r w:rsidRPr="009D74DB">
        <w:rPr>
          <w:lang w:val="en-ID"/>
        </w:rPr>
        <w:t xml:space="preserve">, </w:t>
      </w:r>
      <w:r w:rsidRPr="009D74DB">
        <w:rPr>
          <w:i/>
          <w:iCs/>
          <w:lang w:val="en-ID"/>
        </w:rPr>
        <w:t>Daftar Koleksi Anggota</w:t>
      </w:r>
      <w:r w:rsidRPr="009D74DB">
        <w:rPr>
          <w:lang w:val="en-ID"/>
        </w:rPr>
        <w:t xml:space="preserve">, dan </w:t>
      </w:r>
      <w:r w:rsidRPr="009D74DB">
        <w:rPr>
          <w:i/>
          <w:iCs/>
          <w:lang w:val="en-ID"/>
        </w:rPr>
        <w:t>Daftar Koleksi Peminjaman</w:t>
      </w:r>
      <w:r w:rsidRPr="009D74DB">
        <w:rPr>
          <w:lang w:val="en-ID"/>
        </w:rPr>
        <w:t xml:space="preserve">. Pada bagian </w:t>
      </w:r>
      <w:r w:rsidRPr="009D74DB">
        <w:rPr>
          <w:i/>
          <w:iCs/>
          <w:lang w:val="en-ID"/>
        </w:rPr>
        <w:t>Daftar Koleksi Buku</w:t>
      </w:r>
      <w:r w:rsidRPr="009D74DB">
        <w:rPr>
          <w:lang w:val="en-ID"/>
        </w:rPr>
        <w:t xml:space="preserve"> ditampilkan data id, judul buku, penulis, dan tahun terbit yang berisi dua buku. Bagian </w:t>
      </w:r>
      <w:r w:rsidRPr="009D74DB">
        <w:rPr>
          <w:i/>
          <w:iCs/>
          <w:lang w:val="en-ID"/>
        </w:rPr>
        <w:t>Daftar Koleksi Anggota</w:t>
      </w:r>
      <w:r w:rsidRPr="009D74DB">
        <w:rPr>
          <w:lang w:val="en-ID"/>
        </w:rPr>
        <w:t xml:space="preserve"> menampilkan id, nama, dan alamat dari dua anggota perpustakaan. Sementara itu, bagian </w:t>
      </w:r>
      <w:r w:rsidRPr="009D74DB">
        <w:rPr>
          <w:i/>
          <w:iCs/>
          <w:lang w:val="en-ID"/>
        </w:rPr>
        <w:t>Daftar Koleksi Peminjaman</w:t>
      </w:r>
      <w:r w:rsidRPr="009D74DB">
        <w:rPr>
          <w:lang w:val="en-ID"/>
        </w:rPr>
        <w:t xml:space="preserve"> menampilkan id, id anggota, id buku, tanggal pinjam, dan tanggal kembali. Data tersebut menunjukkan hubungan antara anggota dan buku melalui proses peminjaman, misalnya anggota dengan ID 1 meminjam buku dengan ID 2 pada tanggal 2026-03-01 dan mengembalikannya pada 2026-03-08. Tampilan ini digunakan untuk menyajikan data dari basis data dalam bentuk tabel sehingga informasi buku, anggota, dan peminjaman dapat dilihat dengan lebih mudah.</w:t>
      </w:r>
    </w:p>
    <w:p w14:paraId="7868FE72" w14:textId="61F267F7" w:rsidR="00334D4B" w:rsidRPr="009D74DB" w:rsidRDefault="00AA55CC" w:rsidP="00262518">
      <w:pPr>
        <w:pStyle w:val="Heading3"/>
        <w:numPr>
          <w:ilvl w:val="2"/>
          <w:numId w:val="54"/>
        </w:numPr>
        <w:spacing w:before="0" w:line="360" w:lineRule="auto"/>
        <w:ind w:left="1134" w:hanging="567"/>
        <w:jc w:val="both"/>
        <w:rPr>
          <w:rFonts w:cs="Times New Roman"/>
          <w:lang w:val="en-ID"/>
        </w:rPr>
      </w:pPr>
      <w:r w:rsidRPr="009D74DB">
        <w:rPr>
          <w:rFonts w:cs="Times New Roman"/>
          <w:i/>
          <w:lang w:val="en-ID"/>
        </w:rPr>
        <w:lastRenderedPageBreak/>
        <w:t xml:space="preserve">Setup Environment, Code Editor, </w:t>
      </w:r>
      <w:r w:rsidR="00334D4B" w:rsidRPr="009D74DB">
        <w:rPr>
          <w:rFonts w:cs="Times New Roman"/>
          <w:lang w:val="en-ID"/>
        </w:rPr>
        <w:t xml:space="preserve">Dan </w:t>
      </w:r>
      <w:r w:rsidRPr="009D74DB">
        <w:rPr>
          <w:rFonts w:cs="Times New Roman"/>
          <w:i/>
          <w:lang w:val="en-ID"/>
        </w:rPr>
        <w:t xml:space="preserve">Version Control System </w:t>
      </w:r>
      <w:r w:rsidR="00334D4B" w:rsidRPr="009D74DB">
        <w:rPr>
          <w:rFonts w:cs="Times New Roman"/>
          <w:lang w:val="en-ID"/>
        </w:rPr>
        <w:t>(VCS)</w:t>
      </w:r>
    </w:p>
    <w:p w14:paraId="6EF644B0" w14:textId="77777777" w:rsidR="00334D4B" w:rsidRPr="009D74DB" w:rsidRDefault="00334D4B" w:rsidP="00262518">
      <w:pPr>
        <w:numPr>
          <w:ilvl w:val="1"/>
          <w:numId w:val="51"/>
        </w:numPr>
        <w:spacing w:after="0" w:line="360" w:lineRule="auto"/>
        <w:ind w:left="1418" w:hanging="306"/>
        <w:rPr>
          <w:lang w:val="en-ID"/>
        </w:rPr>
      </w:pPr>
      <w:r w:rsidRPr="009D74DB">
        <w:t>Tampilan env telah aktif</w:t>
      </w:r>
    </w:p>
    <w:p w14:paraId="78B5F5B7" w14:textId="3ED92C42" w:rsidR="00334D4B" w:rsidRPr="009D74DB" w:rsidRDefault="00334D4B" w:rsidP="00262518">
      <w:pPr>
        <w:spacing w:after="0" w:line="360" w:lineRule="auto"/>
        <w:ind w:left="1418"/>
        <w:rPr>
          <w:lang w:val="en-ID"/>
        </w:rPr>
      </w:pPr>
      <w:r w:rsidRPr="009D74DB">
        <w:rPr>
          <w:noProof/>
          <w:lang w:val="en-ID"/>
        </w:rPr>
        <w:drawing>
          <wp:inline distT="0" distB="0" distL="0" distR="0" wp14:anchorId="7135127A" wp14:editId="023AA86B">
            <wp:extent cx="4108388" cy="1804737"/>
            <wp:effectExtent l="19050" t="19050" r="26035" b="24130"/>
            <wp:docPr id="712393176" name="Gambar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187401" cy="1839446"/>
                    </a:xfrm>
                    <a:prstGeom prst="rect">
                      <a:avLst/>
                    </a:prstGeom>
                    <a:noFill/>
                    <a:ln w="12700" cmpd="sng">
                      <a:solidFill>
                        <a:srgbClr val="000000"/>
                      </a:solidFill>
                      <a:miter lim="800000"/>
                      <a:headEnd/>
                      <a:tailEnd/>
                    </a:ln>
                    <a:effectLst/>
                  </pic:spPr>
                </pic:pic>
              </a:graphicData>
            </a:graphic>
          </wp:inline>
        </w:drawing>
      </w:r>
    </w:p>
    <w:p w14:paraId="304D6DAC" w14:textId="77777777" w:rsidR="00B57F59" w:rsidRPr="009D74DB" w:rsidRDefault="00B57F59" w:rsidP="00262518">
      <w:pPr>
        <w:spacing w:after="0" w:line="360" w:lineRule="auto"/>
        <w:ind w:left="1418" w:firstLine="0"/>
        <w:rPr>
          <w:ins w:id="2" w:author="Surya Saputra"/>
          <w:color w:val="auto"/>
          <w:kern w:val="0"/>
          <w:lang w:val="en-ID" w:eastAsia="en-ID"/>
          <w14:ligatures w14:val="none"/>
        </w:rPr>
      </w:pPr>
      <w:ins w:id="3" w:author="Surya Saputra">
        <w:r w:rsidRPr="009D74DB">
          <w:rPr>
            <w:color w:val="auto"/>
            <w:kern w:val="0"/>
            <w:lang w:val="en-ID" w:eastAsia="en-ID"/>
            <w14:ligatures w14:val="none"/>
          </w:rPr>
          <w:t xml:space="preserve">Pada gambar tersebut terlihat bahwa program </w:t>
        </w:r>
        <w:r w:rsidRPr="009D74DB">
          <w:rPr>
            <w:i/>
            <w:iCs/>
            <w:color w:val="auto"/>
            <w:kern w:val="0"/>
            <w:lang w:val="en-ID" w:eastAsia="en-ID"/>
            <w14:ligatures w14:val="none"/>
          </w:rPr>
          <w:t>Kalkulator Terminal Modul 3</w:t>
        </w:r>
        <w:r w:rsidRPr="009D74DB">
          <w:rPr>
            <w:color w:val="auto"/>
            <w:kern w:val="0"/>
            <w:lang w:val="en-ID" w:eastAsia="en-ID"/>
            <w14:ligatures w14:val="none"/>
          </w:rPr>
          <w:t xml:space="preserve"> telah berhasil dijalankan melalui </w:t>
        </w:r>
        <w:r w:rsidRPr="009D74DB">
          <w:rPr>
            <w:i/>
            <w:iCs/>
            <w:color w:val="auto"/>
            <w:kern w:val="0"/>
            <w:lang w:val="en-ID" w:eastAsia="en-ID"/>
            <w14:ligatures w14:val="none"/>
          </w:rPr>
          <w:t>terminal</w:t>
        </w:r>
        <w:r w:rsidRPr="009D74DB">
          <w:rPr>
            <w:color w:val="auto"/>
            <w:kern w:val="0"/>
            <w:lang w:val="en-ID" w:eastAsia="en-ID"/>
            <w14:ligatures w14:val="none"/>
          </w:rPr>
          <w:t xml:space="preserve"> pada VS Code. Program pertama-tama menampilkan judul === Kalkulator Terminal Modul 3 === sebagai penanda bahwa aplikasi yang dijalankan merupakan program kalkulator untuk praktikum Modul 3. Selanjutnya, program meminta pengguna memasukkan dua nilai, yaitu angka pertama 18 dan angka kedua 72. Kedua nilai tersebut berhasil diterima oleh program tanpa adanya </w:t>
        </w:r>
        <w:r w:rsidRPr="009D74DB">
          <w:rPr>
            <w:i/>
            <w:iCs/>
            <w:color w:val="auto"/>
            <w:kern w:val="0"/>
            <w:lang w:val="en-ID" w:eastAsia="en-ID"/>
            <w14:ligatures w14:val="none"/>
          </w:rPr>
          <w:t>error</w:t>
        </w:r>
        <w:r w:rsidRPr="009D74DB">
          <w:rPr>
            <w:color w:val="auto"/>
            <w:kern w:val="0"/>
            <w:lang w:val="en-ID" w:eastAsia="en-ID"/>
            <w14:ligatures w14:val="none"/>
          </w:rPr>
          <w:t xml:space="preserve">. Setelah input diberikan, muncul keterangan </w:t>
        </w:r>
        <w:r w:rsidRPr="009D74DB">
          <w:rPr>
            <w:i/>
            <w:iCs/>
            <w:color w:val="auto"/>
            <w:kern w:val="0"/>
            <w:lang w:val="en-ID" w:eastAsia="en-ID"/>
            <w14:ligatures w14:val="none"/>
          </w:rPr>
          <w:t>Status: Setup Berhasil!</w:t>
        </w:r>
        <w:r w:rsidRPr="009D74DB">
          <w:rPr>
            <w:color w:val="auto"/>
            <w:kern w:val="0"/>
            <w:lang w:val="en-ID" w:eastAsia="en-ID"/>
            <w14:ligatures w14:val="none"/>
          </w:rPr>
          <w:t xml:space="preserve"> yang menunjukkan bahwa proses persiapan dan konfigurasi program telah berjalan dengan baik. Program kemudian melakukan proses perhitungan dengan menjumlahkan kedua angka tersebut, yaitu 18 + 72, sehingga menghasilkan nilai 90.0. Hasil tersebut menunjukkan bahwa fungsi penjumlahan pada program dapat bekerja sesuai dengan input yang diberikan. Angka ditampilkan dalam bentuk desimal karena hasil perhitungan diproses sebagai tipe data </w:t>
        </w:r>
        <w:r w:rsidRPr="009D74DB">
          <w:rPr>
            <w:i/>
            <w:iCs/>
            <w:color w:val="auto"/>
            <w:kern w:val="0"/>
            <w:lang w:val="en-ID" w:eastAsia="en-ID"/>
            <w14:ligatures w14:val="none"/>
          </w:rPr>
          <w:t>float</w:t>
        </w:r>
        <w:r w:rsidRPr="009D74DB">
          <w:rPr>
            <w:color w:val="auto"/>
            <w:kern w:val="0"/>
            <w:lang w:val="en-ID" w:eastAsia="en-ID"/>
            <w14:ligatures w14:val="none"/>
          </w:rPr>
          <w:t xml:space="preserve">. Pada bagian bawah juga masih terlihat (env), yang menunjukkan bahwa </w:t>
        </w:r>
        <w:r w:rsidRPr="009D74DB">
          <w:rPr>
            <w:i/>
            <w:iCs/>
            <w:color w:val="auto"/>
            <w:kern w:val="0"/>
            <w:lang w:val="en-ID" w:eastAsia="en-ID"/>
            <w14:ligatures w14:val="none"/>
          </w:rPr>
          <w:t>virtual environment</w:t>
        </w:r>
        <w:r w:rsidRPr="009D74DB">
          <w:rPr>
            <w:color w:val="auto"/>
            <w:kern w:val="0"/>
            <w:lang w:val="en-ID" w:eastAsia="en-ID"/>
            <w14:ligatures w14:val="none"/>
          </w:rPr>
          <w:t xml:space="preserve"> Python tetap aktif selama program dijalankan. Secara keseluruhan, tampilan tersebut memperlihatkan bahwa program berhasil dieksekusi, menerima input pengguna, melakukan proses perhitungan, dan menampilkan hasil penjumlahan dengan benar.</w:t>
        </w:r>
      </w:ins>
    </w:p>
    <w:p w14:paraId="6BD5FEAB" w14:textId="77777777" w:rsidR="00024149" w:rsidRPr="009D74DB" w:rsidRDefault="00024149" w:rsidP="00262518">
      <w:pPr>
        <w:numPr>
          <w:ilvl w:val="1"/>
          <w:numId w:val="51"/>
        </w:numPr>
        <w:spacing w:after="0" w:line="360" w:lineRule="auto"/>
        <w:ind w:left="1418" w:hanging="306"/>
        <w:rPr>
          <w:lang w:val="en-ID"/>
        </w:rPr>
      </w:pPr>
      <w:r w:rsidRPr="009D74DB">
        <w:rPr>
          <w:lang w:val="en-ID"/>
        </w:rPr>
        <w:lastRenderedPageBreak/>
        <w:t>Tampilan</w:t>
      </w:r>
      <w:r w:rsidRPr="009D74DB">
        <w:t xml:space="preserve"> </w:t>
      </w:r>
      <w:r w:rsidRPr="009D74DB">
        <w:rPr>
          <w:lang w:val="en-ID"/>
        </w:rPr>
        <w:t>terminal</w:t>
      </w:r>
      <w:r w:rsidRPr="009D74DB">
        <w:t xml:space="preserve"> hasil output</w:t>
      </w:r>
    </w:p>
    <w:p w14:paraId="0B97C3C9" w14:textId="125ABCBA" w:rsidR="00024149" w:rsidRPr="009D74DB" w:rsidRDefault="00024149" w:rsidP="00262518">
      <w:pPr>
        <w:spacing w:after="0" w:line="360" w:lineRule="auto"/>
        <w:ind w:left="1418"/>
        <w:rPr>
          <w:lang w:val="en-ID"/>
        </w:rPr>
      </w:pPr>
      <w:r w:rsidRPr="009D74DB">
        <w:rPr>
          <w:noProof/>
          <w:lang w:val="sv-SE"/>
        </w:rPr>
        <w:drawing>
          <wp:inline distT="0" distB="0" distL="0" distR="0" wp14:anchorId="7749BB2F" wp14:editId="44F2A3CE">
            <wp:extent cx="4108359" cy="1487606"/>
            <wp:effectExtent l="19050" t="19050" r="26035" b="17780"/>
            <wp:docPr id="1506787623" name="Gambar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188619" cy="1516668"/>
                    </a:xfrm>
                    <a:prstGeom prst="rect">
                      <a:avLst/>
                    </a:prstGeom>
                    <a:noFill/>
                    <a:ln w="12700" cmpd="sng">
                      <a:solidFill>
                        <a:srgbClr val="000000"/>
                      </a:solidFill>
                      <a:miter lim="800000"/>
                      <a:headEnd/>
                      <a:tailEnd/>
                    </a:ln>
                    <a:effectLst/>
                  </pic:spPr>
                </pic:pic>
              </a:graphicData>
            </a:graphic>
          </wp:inline>
        </w:drawing>
      </w:r>
    </w:p>
    <w:p w14:paraId="3E06E6FD" w14:textId="1418F493" w:rsidR="00F33D7A" w:rsidRPr="009D74DB" w:rsidRDefault="00F33D7A" w:rsidP="00262518">
      <w:pPr>
        <w:spacing w:after="0" w:line="360" w:lineRule="auto"/>
        <w:ind w:left="1418"/>
        <w:rPr>
          <w:lang w:val="en-ID"/>
        </w:rPr>
      </w:pPr>
      <w:r w:rsidRPr="009D74DB">
        <w:t>Gambar tersebut menunjukkan hasil program Kalkulator Terminal Modul 3 yang berhasil dijalankan di VS Code. Program meminta pengguna memasukkan dua angka, yaitu angka pertama dan angka kedua sebesar 72, kemudian menampilkan status “Setup Berhasil!” yang menandakan proses program berjalan dengan baik. Hasil penjumlahan kedua angka ditampilkan sebesar 90.0. Dengan demikian, program kalkulator berhasil melakukan operasi penjumlahan dan menampilkan hasilnya pada terminal.</w:t>
      </w:r>
    </w:p>
    <w:p w14:paraId="6E65D7D0" w14:textId="0ADFADE5" w:rsidR="00334D4B" w:rsidRPr="009D74DB" w:rsidRDefault="00334D4B" w:rsidP="00262518">
      <w:pPr>
        <w:numPr>
          <w:ilvl w:val="1"/>
          <w:numId w:val="51"/>
        </w:numPr>
        <w:spacing w:after="0" w:line="360" w:lineRule="auto"/>
        <w:ind w:left="1418" w:hanging="306"/>
        <w:rPr>
          <w:lang w:val="en-ID"/>
        </w:rPr>
      </w:pPr>
      <w:r w:rsidRPr="009D74DB">
        <w:rPr>
          <w:lang w:val="en-ID"/>
        </w:rPr>
        <w:t>Tampilan</w:t>
      </w:r>
      <w:r w:rsidRPr="009D74DB">
        <w:t xml:space="preserve"> </w:t>
      </w:r>
      <w:r w:rsidRPr="009D74DB">
        <w:rPr>
          <w:lang w:val="en-ID"/>
        </w:rPr>
        <w:t>repositori</w:t>
      </w:r>
      <w:r w:rsidRPr="009D74DB">
        <w:t xml:space="preserve"> github</w:t>
      </w:r>
    </w:p>
    <w:p w14:paraId="5415463D" w14:textId="54055AB4" w:rsidR="00334D4B" w:rsidRPr="009D74DB" w:rsidRDefault="00334D4B" w:rsidP="00262518">
      <w:pPr>
        <w:spacing w:after="0" w:line="360" w:lineRule="auto"/>
        <w:ind w:left="1418"/>
        <w:rPr>
          <w:lang w:val="en-ID"/>
        </w:rPr>
      </w:pPr>
      <w:r w:rsidRPr="009D74DB">
        <w:rPr>
          <w:noProof/>
          <w:lang w:val="en-ID"/>
        </w:rPr>
        <w:drawing>
          <wp:inline distT="0" distB="0" distL="0" distR="0" wp14:anchorId="169F4D66" wp14:editId="5406ACC0">
            <wp:extent cx="4110355" cy="1446663"/>
            <wp:effectExtent l="19050" t="19050" r="23495" b="20320"/>
            <wp:docPr id="2007339844" name="Gambar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4" cstate="print">
                      <a:extLst>
                        <a:ext uri="{28A0092B-C50C-407E-A947-70E740481C1C}">
                          <a14:useLocalDpi xmlns:a14="http://schemas.microsoft.com/office/drawing/2010/main" val="0"/>
                        </a:ext>
                      </a:extLst>
                    </a:blip>
                    <a:stretch>
                      <a:fillRect/>
                    </a:stretch>
                  </pic:blipFill>
                  <pic:spPr bwMode="auto">
                    <a:xfrm>
                      <a:off x="0" y="0"/>
                      <a:ext cx="4191293" cy="1475150"/>
                    </a:xfrm>
                    <a:prstGeom prst="rect">
                      <a:avLst/>
                    </a:prstGeom>
                    <a:noFill/>
                    <a:ln w="12700" cmpd="sng">
                      <a:solidFill>
                        <a:srgbClr val="000000"/>
                      </a:solidFill>
                      <a:miter lim="800000"/>
                      <a:headEnd/>
                      <a:tailEnd/>
                    </a:ln>
                    <a:effectLst/>
                  </pic:spPr>
                </pic:pic>
              </a:graphicData>
            </a:graphic>
          </wp:inline>
        </w:drawing>
      </w:r>
    </w:p>
    <w:p w14:paraId="4F347FC8" w14:textId="111C9B44" w:rsidR="006D5D35" w:rsidRPr="009D74DB" w:rsidRDefault="00334D4B" w:rsidP="006E6C43">
      <w:pPr>
        <w:spacing w:after="0" w:line="360" w:lineRule="auto"/>
        <w:ind w:left="1418"/>
        <w:rPr>
          <w:lang w:val="sv-SE"/>
        </w:rPr>
      </w:pPr>
      <w:r w:rsidRPr="009D74DB">
        <w:rPr>
          <w:lang w:val="sv-SE"/>
        </w:rPr>
        <w:t xml:space="preserve">halaman dasbor profil akun platform </w:t>
      </w:r>
      <w:r w:rsidRPr="009D74DB">
        <w:rPr>
          <w:i/>
          <w:iCs/>
          <w:lang w:val="sv-SE"/>
        </w:rPr>
        <w:t>cloud hosting</w:t>
      </w:r>
      <w:r w:rsidRPr="009D74DB">
        <w:rPr>
          <w:lang w:val="sv-SE"/>
        </w:rPr>
        <w:t xml:space="preserve"> GitHub yang memuat repositori publik dengan nama modul3_RPL. Tampilan ini menandai keberhasilan integrasi antara sistem pengontrol versi lokal (Git) dengan repositori jarak jauh (</w:t>
      </w:r>
      <w:r w:rsidRPr="009D74DB">
        <w:rPr>
          <w:i/>
        </w:rPr>
        <w:t>remote</w:t>
      </w:r>
      <w:r w:rsidRPr="009D74DB">
        <w:rPr>
          <w:i/>
          <w:iCs/>
          <w:lang w:val="sv-SE"/>
        </w:rPr>
        <w:t xml:space="preserve"> repository</w:t>
      </w:r>
      <w:r w:rsidRPr="009D74DB">
        <w:rPr>
          <w:lang w:val="sv-SE"/>
        </w:rPr>
        <w:t xml:space="preserve">). Melalui serangkaian perintah Git seperti git init, git add, git commit, serta penambahan </w:t>
      </w:r>
      <w:r w:rsidRPr="009D74DB">
        <w:rPr>
          <w:i/>
          <w:iCs/>
          <w:lang w:val="sv-SE"/>
        </w:rPr>
        <w:t>remote origin</w:t>
      </w:r>
      <w:r w:rsidRPr="009D74DB">
        <w:rPr>
          <w:lang w:val="sv-SE"/>
        </w:rPr>
        <w:t>, seluruh riwayat perubahan struktur folder, berkas kode program, dan catatan komit (</w:t>
      </w:r>
      <w:r w:rsidRPr="009D74DB">
        <w:rPr>
          <w:i/>
          <w:iCs/>
          <w:lang w:val="sv-SE"/>
        </w:rPr>
        <w:t>commit history</w:t>
      </w:r>
      <w:r w:rsidRPr="009D74DB">
        <w:rPr>
          <w:lang w:val="sv-SE"/>
        </w:rPr>
        <w:t>) praktikum dari komputer lokal telah berhasil diunggah (</w:t>
      </w:r>
      <w:r w:rsidRPr="009D74DB">
        <w:rPr>
          <w:i/>
          <w:iCs/>
          <w:lang w:val="sv-SE"/>
        </w:rPr>
        <w:t>push</w:t>
      </w:r>
      <w:r w:rsidRPr="009D74DB">
        <w:rPr>
          <w:lang w:val="sv-SE"/>
        </w:rPr>
        <w:t xml:space="preserve">) ke peladen daring GitHub. </w:t>
      </w:r>
    </w:p>
    <w:p w14:paraId="5050FD29" w14:textId="2E2A8FCA" w:rsidR="006D5D35" w:rsidRPr="009D74DB" w:rsidRDefault="006D5D35" w:rsidP="00262518">
      <w:pPr>
        <w:pStyle w:val="Heading3"/>
        <w:numPr>
          <w:ilvl w:val="2"/>
          <w:numId w:val="54"/>
        </w:numPr>
        <w:spacing w:before="0" w:line="360" w:lineRule="auto"/>
        <w:ind w:left="1134" w:hanging="567"/>
        <w:jc w:val="both"/>
        <w:rPr>
          <w:rFonts w:cs="Times New Roman"/>
          <w:lang w:val="sv-SE"/>
        </w:rPr>
      </w:pPr>
      <w:r w:rsidRPr="009D74DB">
        <w:rPr>
          <w:rFonts w:eastAsia="Times New Roman" w:cs="Times New Roman"/>
          <w:lang w:val="en-ID"/>
        </w:rPr>
        <w:lastRenderedPageBreak/>
        <w:t>Perancangan</w:t>
      </w:r>
      <w:r w:rsidRPr="009D74DB">
        <w:rPr>
          <w:rFonts w:cs="Times New Roman"/>
          <w:lang w:val="sv-SE"/>
        </w:rPr>
        <w:t xml:space="preserve"> </w:t>
      </w:r>
      <w:r w:rsidRPr="009D74DB">
        <w:rPr>
          <w:rFonts w:cs="Times New Roman"/>
        </w:rPr>
        <w:t>Model</w:t>
      </w:r>
      <w:r w:rsidRPr="009D74DB">
        <w:rPr>
          <w:rFonts w:cs="Times New Roman"/>
          <w:lang w:val="sv-SE"/>
        </w:rPr>
        <w:t xml:space="preserve"> </w:t>
      </w:r>
      <w:r w:rsidRPr="009D74DB">
        <w:rPr>
          <w:rFonts w:cs="Times New Roman"/>
          <w:lang w:val="en-ID"/>
        </w:rPr>
        <w:t>Python</w:t>
      </w:r>
      <w:r w:rsidRPr="009D74DB">
        <w:rPr>
          <w:rFonts w:cs="Times New Roman"/>
          <w:lang w:val="sv-SE"/>
        </w:rPr>
        <w:t xml:space="preserve"> Dan Integrasi Basis Data </w:t>
      </w:r>
      <w:r w:rsidR="00671F46" w:rsidRPr="009D74DB">
        <w:rPr>
          <w:rFonts w:cs="Times New Roman"/>
          <w:i/>
          <w:lang w:val="sv-SE"/>
        </w:rPr>
        <w:t xml:space="preserve">Mysql </w:t>
      </w:r>
      <w:r w:rsidRPr="009D74DB">
        <w:rPr>
          <w:rFonts w:cs="Times New Roman"/>
          <w:lang w:val="sv-SE"/>
        </w:rPr>
        <w:t xml:space="preserve"> </w:t>
      </w:r>
    </w:p>
    <w:p w14:paraId="3114CB05" w14:textId="7F847788" w:rsidR="006D5D35" w:rsidRPr="009D74DB" w:rsidRDefault="006D5D35" w:rsidP="00262518">
      <w:pPr>
        <w:pStyle w:val="ListParagraph"/>
        <w:numPr>
          <w:ilvl w:val="0"/>
          <w:numId w:val="65"/>
        </w:numPr>
        <w:spacing w:after="0" w:line="360" w:lineRule="auto"/>
        <w:ind w:left="1418"/>
        <w:rPr>
          <w:lang w:val="sv-SE"/>
        </w:rPr>
      </w:pPr>
      <w:r w:rsidRPr="009D74DB">
        <w:rPr>
          <w:lang w:val="sv-SE"/>
        </w:rPr>
        <w:t>Tampilan output daftar buku di Python.</w:t>
      </w:r>
    </w:p>
    <w:p w14:paraId="17EA9A10" w14:textId="705EA928" w:rsidR="00B10658" w:rsidRPr="009D74DB" w:rsidRDefault="00B10658" w:rsidP="00262518">
      <w:pPr>
        <w:pStyle w:val="ListParagraph"/>
        <w:spacing w:after="0" w:line="360" w:lineRule="auto"/>
        <w:ind w:left="1418" w:firstLine="0"/>
        <w:rPr>
          <w:lang w:val="sv-SE"/>
        </w:rPr>
      </w:pPr>
      <w:r w:rsidRPr="009D74DB">
        <w:rPr>
          <w:noProof/>
          <w:lang w:val="sv-SE"/>
        </w:rPr>
        <w:drawing>
          <wp:inline distT="0" distB="0" distL="0" distR="0" wp14:anchorId="5848AABC" wp14:editId="2623F955">
            <wp:extent cx="4105892" cy="539087"/>
            <wp:effectExtent l="19050" t="19050" r="9525"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190339" cy="550174"/>
                    </a:xfrm>
                    <a:prstGeom prst="rect">
                      <a:avLst/>
                    </a:prstGeom>
                    <a:ln w="12700">
                      <a:solidFill>
                        <a:schemeClr val="tx1"/>
                      </a:solidFill>
                    </a:ln>
                  </pic:spPr>
                </pic:pic>
              </a:graphicData>
            </a:graphic>
          </wp:inline>
        </w:drawing>
      </w:r>
    </w:p>
    <w:p w14:paraId="09D32F8D" w14:textId="37D91A1C" w:rsidR="00135068" w:rsidRPr="009D74DB" w:rsidRDefault="00135068" w:rsidP="00262518">
      <w:pPr>
        <w:spacing w:after="0" w:line="360" w:lineRule="auto"/>
        <w:ind w:left="1418" w:firstLine="0"/>
        <w:rPr>
          <w:color w:val="1F1F1F"/>
          <w:kern w:val="0"/>
          <w:lang w:val="en-ID" w:eastAsia="en-ID"/>
          <w14:ligatures w14:val="none"/>
        </w:rPr>
      </w:pPr>
      <w:r w:rsidRPr="009D74DB">
        <w:rPr>
          <w:color w:val="1F1F1F"/>
          <w:kern w:val="0"/>
          <w:lang w:val="en-ID" w:eastAsia="en-ID"/>
          <w14:ligatures w14:val="none"/>
        </w:rPr>
        <w:t xml:space="preserve">Output pada gambar tersebut adalah hasil program </w:t>
      </w:r>
      <w:r w:rsidRPr="009D74DB">
        <w:rPr>
          <w:i/>
          <w:iCs/>
          <w:color w:val="1F1F1F"/>
          <w:kern w:val="0"/>
          <w:bdr w:val="none" w:sz="0" w:space="0" w:color="auto" w:frame="1"/>
          <w:lang w:val="en-ID" w:eastAsia="en-ID"/>
          <w14:ligatures w14:val="none"/>
        </w:rPr>
        <w:t>Python</w:t>
      </w:r>
      <w:r w:rsidRPr="009D74DB">
        <w:rPr>
          <w:color w:val="1F1F1F"/>
          <w:kern w:val="0"/>
          <w:lang w:val="en-ID" w:eastAsia="en-ID"/>
          <w14:ligatures w14:val="none"/>
        </w:rPr>
        <w:t xml:space="preserve"> yang sukses menampilkan daftar data buku dari database </w:t>
      </w:r>
      <w:r w:rsidR="00671F46" w:rsidRPr="009D74DB">
        <w:rPr>
          <w:i/>
          <w:iCs/>
          <w:color w:val="1F1F1F"/>
          <w:kern w:val="0"/>
          <w:bdr w:val="none" w:sz="0" w:space="0" w:color="auto" w:frame="1"/>
          <w:lang w:val="en-ID" w:eastAsia="en-ID"/>
          <w14:ligatures w14:val="none"/>
        </w:rPr>
        <w:t xml:space="preserve">Mysql </w:t>
      </w:r>
      <w:r w:rsidRPr="009D74DB">
        <w:rPr>
          <w:color w:val="1F1F1F"/>
          <w:kern w:val="0"/>
          <w:lang w:val="en-ID" w:eastAsia="en-ID"/>
          <w14:ligatures w14:val="none"/>
        </w:rPr>
        <w:t xml:space="preserve"> dengan format yang rapi. Tampilan tersebut membuktikan bahwa koneksi program ke database dan fungsi pengambilan data telah berhasil berjalan dengan baik.</w:t>
      </w:r>
    </w:p>
    <w:p w14:paraId="3D87D1F3" w14:textId="7F6ECD9A" w:rsidR="006D5D35" w:rsidRPr="009D74DB" w:rsidRDefault="006D5D35" w:rsidP="00262518">
      <w:pPr>
        <w:pStyle w:val="ListParagraph"/>
        <w:numPr>
          <w:ilvl w:val="0"/>
          <w:numId w:val="65"/>
        </w:numPr>
        <w:spacing w:after="0" w:line="360" w:lineRule="auto"/>
        <w:ind w:left="1418"/>
        <w:rPr>
          <w:lang w:val="sv-SE"/>
        </w:rPr>
      </w:pPr>
      <w:r w:rsidRPr="009D74DB">
        <w:rPr>
          <w:lang w:val="sv-SE"/>
        </w:rPr>
        <w:t xml:space="preserve">Tampilan output daftar buku di </w:t>
      </w:r>
      <w:r w:rsidR="00671F46" w:rsidRPr="009D74DB">
        <w:rPr>
          <w:i/>
          <w:lang w:val="sv-SE"/>
        </w:rPr>
        <w:t xml:space="preserve">Mysql </w:t>
      </w:r>
    </w:p>
    <w:p w14:paraId="12E0A57B" w14:textId="7B561A02" w:rsidR="00B10658" w:rsidRPr="009D74DB" w:rsidRDefault="00B10658" w:rsidP="00262518">
      <w:pPr>
        <w:pStyle w:val="ListParagraph"/>
        <w:spacing w:after="0" w:line="360" w:lineRule="auto"/>
        <w:ind w:left="1418" w:firstLine="0"/>
        <w:rPr>
          <w:lang w:val="sv-SE"/>
        </w:rPr>
      </w:pPr>
      <w:r w:rsidRPr="009D74DB">
        <w:rPr>
          <w:noProof/>
          <w:lang w:val="sv-SE"/>
        </w:rPr>
        <w:drawing>
          <wp:inline distT="0" distB="0" distL="0" distR="0" wp14:anchorId="4EBA4500" wp14:editId="6D959622">
            <wp:extent cx="4105626" cy="784746"/>
            <wp:effectExtent l="19050" t="19050" r="9525"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6"/>
                    <a:srcRect t="2899"/>
                    <a:stretch/>
                  </pic:blipFill>
                  <pic:spPr bwMode="auto">
                    <a:xfrm>
                      <a:off x="0" y="0"/>
                      <a:ext cx="4166826" cy="79644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C9A44A8" w14:textId="22832546" w:rsidR="00135068" w:rsidRPr="009D74DB" w:rsidRDefault="00135068" w:rsidP="00262518">
      <w:pPr>
        <w:spacing w:after="0" w:line="360" w:lineRule="auto"/>
        <w:ind w:left="1418" w:firstLine="0"/>
        <w:rPr>
          <w:color w:val="1F1F1F"/>
          <w:kern w:val="0"/>
          <w:lang w:val="en-ID" w:eastAsia="en-ID"/>
          <w14:ligatures w14:val="none"/>
        </w:rPr>
      </w:pPr>
      <w:r w:rsidRPr="009D74DB">
        <w:rPr>
          <w:color w:val="1F1F1F"/>
          <w:kern w:val="0"/>
          <w:bdr w:val="none" w:sz="0" w:space="0" w:color="auto" w:frame="1"/>
          <w:lang w:val="en-ID" w:eastAsia="en-ID"/>
          <w14:ligatures w14:val="none"/>
        </w:rPr>
        <w:t xml:space="preserve">Output pada gambar </w:t>
      </w:r>
      <w:r w:rsidRPr="009D74DB">
        <w:rPr>
          <w:color w:val="1F1F1F"/>
          <w:kern w:val="0"/>
          <w:lang w:val="en-ID" w:eastAsia="en-ID"/>
          <w14:ligatures w14:val="none"/>
        </w:rPr>
        <w:t>tersebut</w:t>
      </w:r>
      <w:r w:rsidRPr="009D74DB">
        <w:rPr>
          <w:color w:val="1F1F1F"/>
          <w:kern w:val="0"/>
          <w:bdr w:val="none" w:sz="0" w:space="0" w:color="auto" w:frame="1"/>
          <w:lang w:val="en-ID" w:eastAsia="en-ID"/>
          <w14:ligatures w14:val="none"/>
        </w:rPr>
        <w:t xml:space="preserve"> adalah hasil terminal </w:t>
      </w:r>
      <w:r w:rsidR="00671F46" w:rsidRPr="009D74DB">
        <w:rPr>
          <w:i/>
          <w:iCs/>
          <w:color w:val="1F1F1F"/>
          <w:kern w:val="0"/>
          <w:bdr w:val="none" w:sz="0" w:space="0" w:color="auto" w:frame="1"/>
          <w:lang w:val="en-ID" w:eastAsia="en-ID"/>
          <w14:ligatures w14:val="none"/>
        </w:rPr>
        <w:t xml:space="preserve">Mysql </w:t>
      </w:r>
      <w:r w:rsidRPr="009D74DB">
        <w:rPr>
          <w:color w:val="1F1F1F"/>
          <w:kern w:val="0"/>
          <w:bdr w:val="none" w:sz="0" w:space="0" w:color="auto" w:frame="1"/>
          <w:lang w:val="en-ID" w:eastAsia="en-ID"/>
          <w14:ligatures w14:val="none"/>
        </w:rPr>
        <w:t xml:space="preserve"> yang menampilkan data tabel buku secara langsung dengan format tabel bergaris. Tampilan tersebut membuktikan bahwa perintah penarikan data berhasil dijalankan dengan sangat baik dan menampilkan lima baris rekaman informasi secara utuh.</w:t>
      </w:r>
      <w:r w:rsidRPr="009D74DB">
        <w:rPr>
          <w:color w:val="1F1F1F"/>
          <w:kern w:val="0"/>
          <w:lang w:val="en-ID" w:eastAsia="en-ID"/>
          <w14:ligatures w14:val="none"/>
        </w:rPr>
        <w:t xml:space="preserve"> </w:t>
      </w:r>
    </w:p>
    <w:p w14:paraId="602AEE50" w14:textId="77777777" w:rsidR="00B10658" w:rsidRPr="009D74DB" w:rsidRDefault="006D5D35" w:rsidP="00262518">
      <w:pPr>
        <w:pStyle w:val="ListParagraph"/>
        <w:numPr>
          <w:ilvl w:val="0"/>
          <w:numId w:val="65"/>
        </w:numPr>
        <w:spacing w:after="0" w:line="360" w:lineRule="auto"/>
        <w:ind w:left="1418"/>
        <w:rPr>
          <w:lang w:val="sv-SE"/>
        </w:rPr>
      </w:pPr>
      <w:r w:rsidRPr="009D74DB">
        <w:rPr>
          <w:lang w:val="sv-SE"/>
        </w:rPr>
        <w:t xml:space="preserve"> Tampilan repositori setelah commit terbaru </w:t>
      </w:r>
    </w:p>
    <w:p w14:paraId="5E022172" w14:textId="77777777" w:rsidR="00135068" w:rsidRPr="009D74DB" w:rsidRDefault="00B10658" w:rsidP="00262518">
      <w:pPr>
        <w:pStyle w:val="ListParagraph"/>
        <w:spacing w:after="0" w:line="360" w:lineRule="auto"/>
        <w:ind w:left="1418" w:firstLine="0"/>
        <w:rPr>
          <w:lang w:val="sv-SE"/>
        </w:rPr>
      </w:pPr>
      <w:r w:rsidRPr="009D74DB">
        <w:rPr>
          <w:noProof/>
        </w:rPr>
        <w:drawing>
          <wp:inline distT="0" distB="0" distL="0" distR="0" wp14:anchorId="6D0FD5CA" wp14:editId="4D40F34C">
            <wp:extent cx="4108327" cy="1303361"/>
            <wp:effectExtent l="19050" t="19050" r="2603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179788" cy="1326032"/>
                    </a:xfrm>
                    <a:prstGeom prst="rect">
                      <a:avLst/>
                    </a:prstGeom>
                    <a:ln w="12700">
                      <a:solidFill>
                        <a:schemeClr val="tx1"/>
                      </a:solidFill>
                    </a:ln>
                  </pic:spPr>
                </pic:pic>
              </a:graphicData>
            </a:graphic>
          </wp:inline>
        </w:drawing>
      </w:r>
    </w:p>
    <w:p w14:paraId="03AC48B0" w14:textId="6ED07BBA" w:rsidR="006A47CF" w:rsidRPr="009D74DB" w:rsidRDefault="00135068" w:rsidP="00262518">
      <w:pPr>
        <w:spacing w:after="0" w:line="360" w:lineRule="auto"/>
        <w:ind w:left="1418" w:firstLine="0"/>
        <w:rPr>
          <w:color w:val="1F1F1F"/>
          <w:kern w:val="0"/>
          <w:lang w:val="en-ID" w:eastAsia="en-ID"/>
          <w14:ligatures w14:val="none"/>
        </w:rPr>
      </w:pPr>
      <w:r w:rsidRPr="009D74DB">
        <w:rPr>
          <w:color w:val="1F1F1F"/>
          <w:kern w:val="0"/>
          <w:bdr w:val="none" w:sz="0" w:space="0" w:color="auto" w:frame="1"/>
          <w:lang w:val="en-ID" w:eastAsia="en-ID"/>
          <w14:ligatures w14:val="none"/>
        </w:rPr>
        <w:t xml:space="preserve">Tampilan pada gambar tersebut adalah halaman repositori </w:t>
      </w:r>
      <w:r w:rsidRPr="009D74DB">
        <w:rPr>
          <w:i/>
          <w:iCs/>
          <w:color w:val="1F1F1F"/>
          <w:kern w:val="0"/>
          <w:bdr w:val="none" w:sz="0" w:space="0" w:color="auto" w:frame="1"/>
          <w:lang w:val="en-ID" w:eastAsia="en-ID"/>
          <w14:ligatures w14:val="none"/>
        </w:rPr>
        <w:t>GitHub</w:t>
      </w:r>
      <w:r w:rsidRPr="009D74DB">
        <w:rPr>
          <w:color w:val="1F1F1F"/>
          <w:kern w:val="0"/>
          <w:bdr w:val="none" w:sz="0" w:space="0" w:color="auto" w:frame="1"/>
          <w:lang w:val="en-ID" w:eastAsia="en-ID"/>
          <w14:ligatures w14:val="none"/>
        </w:rPr>
        <w:t xml:space="preserve"> untuk proyek perangkat lunak bernama </w:t>
      </w:r>
      <w:r w:rsidRPr="009D74DB">
        <w:rPr>
          <w:i/>
          <w:iCs/>
          <w:color w:val="1F1F1F"/>
          <w:kern w:val="0"/>
          <w:bdr w:val="none" w:sz="0" w:space="0" w:color="auto" w:frame="1"/>
          <w:lang w:val="en-ID" w:eastAsia="en-ID"/>
          <w14:ligatures w14:val="none"/>
        </w:rPr>
        <w:t>Modul3.RPL</w:t>
      </w:r>
      <w:r w:rsidRPr="009D74DB">
        <w:rPr>
          <w:color w:val="1F1F1F"/>
          <w:kern w:val="0"/>
          <w:bdr w:val="none" w:sz="0" w:space="0" w:color="auto" w:frame="1"/>
          <w:lang w:val="en-ID" w:eastAsia="en-ID"/>
          <w14:ligatures w14:val="none"/>
        </w:rPr>
        <w:t xml:space="preserve">. Halaman tersebut menunjukkan struktur direktori yang mencakup folder </w:t>
      </w:r>
      <w:r w:rsidRPr="009D74DB">
        <w:rPr>
          <w:i/>
          <w:iCs/>
          <w:color w:val="1F1F1F"/>
          <w:kern w:val="0"/>
          <w:bdr w:val="none" w:sz="0" w:space="0" w:color="auto" w:frame="1"/>
          <w:lang w:val="en-ID" w:eastAsia="en-ID"/>
          <w14:ligatures w14:val="none"/>
        </w:rPr>
        <w:t>config</w:t>
      </w:r>
      <w:r w:rsidRPr="009D74DB">
        <w:rPr>
          <w:color w:val="1F1F1F"/>
          <w:kern w:val="0"/>
          <w:bdr w:val="none" w:sz="0" w:space="0" w:color="auto" w:frame="1"/>
          <w:lang w:val="en-ID" w:eastAsia="en-ID"/>
          <w14:ligatures w14:val="none"/>
        </w:rPr>
        <w:t xml:space="preserve">, folder </w:t>
      </w:r>
      <w:r w:rsidRPr="009D74DB">
        <w:rPr>
          <w:i/>
          <w:iCs/>
          <w:color w:val="1F1F1F"/>
          <w:kern w:val="0"/>
          <w:bdr w:val="none" w:sz="0" w:space="0" w:color="auto" w:frame="1"/>
          <w:lang w:val="en-ID" w:eastAsia="en-ID"/>
          <w14:ligatures w14:val="none"/>
        </w:rPr>
        <w:t>models</w:t>
      </w:r>
      <w:r w:rsidRPr="009D74DB">
        <w:rPr>
          <w:color w:val="1F1F1F"/>
          <w:kern w:val="0"/>
          <w:bdr w:val="none" w:sz="0" w:space="0" w:color="auto" w:frame="1"/>
          <w:lang w:val="en-ID" w:eastAsia="en-ID"/>
          <w14:ligatures w14:val="none"/>
        </w:rPr>
        <w:t xml:space="preserve">, berkas </w:t>
      </w:r>
      <w:r w:rsidRPr="009D74DB">
        <w:rPr>
          <w:i/>
          <w:iCs/>
          <w:color w:val="1F1F1F"/>
          <w:kern w:val="0"/>
          <w:bdr w:val="none" w:sz="0" w:space="0" w:color="auto" w:frame="1"/>
          <w:lang w:val="en-ID" w:eastAsia="en-ID"/>
          <w14:ligatures w14:val="none"/>
        </w:rPr>
        <w:t>.gitignore</w:t>
      </w:r>
      <w:r w:rsidRPr="009D74DB">
        <w:rPr>
          <w:color w:val="1F1F1F"/>
          <w:kern w:val="0"/>
          <w:bdr w:val="none" w:sz="0" w:space="0" w:color="auto" w:frame="1"/>
          <w:lang w:val="en-ID" w:eastAsia="en-ID"/>
          <w14:ligatures w14:val="none"/>
        </w:rPr>
        <w:t xml:space="preserve">, serta berkas </w:t>
      </w:r>
      <w:r w:rsidRPr="009D74DB">
        <w:rPr>
          <w:i/>
          <w:iCs/>
          <w:color w:val="1F1F1F"/>
          <w:kern w:val="0"/>
          <w:bdr w:val="none" w:sz="0" w:space="0" w:color="auto" w:frame="1"/>
          <w:lang w:val="en-ID" w:eastAsia="en-ID"/>
          <w14:ligatures w14:val="none"/>
        </w:rPr>
        <w:t>main.py</w:t>
      </w:r>
      <w:r w:rsidRPr="009D74DB">
        <w:rPr>
          <w:color w:val="1F1F1F"/>
          <w:kern w:val="0"/>
          <w:bdr w:val="none" w:sz="0" w:space="0" w:color="auto" w:frame="1"/>
          <w:lang w:val="en-ID" w:eastAsia="en-ID"/>
          <w14:ligatures w14:val="none"/>
        </w:rPr>
        <w:t xml:space="preserve"> yang telah berhasil diunggah dengan pesan commit terkait implementasi koneksi </w:t>
      </w:r>
      <w:r w:rsidR="00671F46" w:rsidRPr="009D74DB">
        <w:rPr>
          <w:i/>
          <w:iCs/>
          <w:color w:val="1F1F1F"/>
          <w:kern w:val="0"/>
          <w:bdr w:val="none" w:sz="0" w:space="0" w:color="auto" w:frame="1"/>
          <w:lang w:val="en-ID" w:eastAsia="en-ID"/>
          <w14:ligatures w14:val="none"/>
        </w:rPr>
        <w:t xml:space="preserve">Mysql </w:t>
      </w:r>
      <w:r w:rsidRPr="009D74DB">
        <w:rPr>
          <w:color w:val="1F1F1F"/>
          <w:kern w:val="0"/>
          <w:bdr w:val="none" w:sz="0" w:space="0" w:color="auto" w:frame="1"/>
          <w:lang w:val="en-ID" w:eastAsia="en-ID"/>
          <w14:ligatures w14:val="none"/>
        </w:rPr>
        <w:t xml:space="preserve"> dan </w:t>
      </w:r>
      <w:r w:rsidRPr="009D74DB">
        <w:rPr>
          <w:i/>
          <w:iCs/>
          <w:color w:val="1F1F1F"/>
          <w:kern w:val="0"/>
          <w:bdr w:val="none" w:sz="0" w:space="0" w:color="auto" w:frame="1"/>
          <w:lang w:val="en-ID" w:eastAsia="en-ID"/>
          <w14:ligatures w14:val="none"/>
        </w:rPr>
        <w:t>BukuModel</w:t>
      </w:r>
      <w:r w:rsidRPr="009D74DB">
        <w:rPr>
          <w:color w:val="1F1F1F"/>
          <w:kern w:val="0"/>
          <w:bdr w:val="none" w:sz="0" w:space="0" w:color="auto" w:frame="1"/>
          <w:lang w:val="en-ID" w:eastAsia="en-ID"/>
          <w14:ligatures w14:val="none"/>
        </w:rPr>
        <w:t>.</w:t>
      </w:r>
      <w:r w:rsidRPr="009D74DB">
        <w:rPr>
          <w:color w:val="1F1F1F"/>
          <w:kern w:val="0"/>
          <w:lang w:val="en-ID" w:eastAsia="en-ID"/>
          <w14:ligatures w14:val="none"/>
        </w:rPr>
        <w:t xml:space="preserve"> </w:t>
      </w:r>
    </w:p>
    <w:p w14:paraId="61541388" w14:textId="193F43EA" w:rsidR="00135068" w:rsidRPr="009D74DB" w:rsidRDefault="006A47CF" w:rsidP="00262518">
      <w:pPr>
        <w:pStyle w:val="Heading3"/>
        <w:numPr>
          <w:ilvl w:val="2"/>
          <w:numId w:val="54"/>
        </w:numPr>
        <w:spacing w:before="0" w:line="360" w:lineRule="auto"/>
        <w:ind w:left="1134" w:hanging="567"/>
        <w:jc w:val="both"/>
        <w:rPr>
          <w:rFonts w:cs="Times New Roman"/>
          <w:i/>
        </w:rPr>
      </w:pPr>
      <w:r w:rsidRPr="009D74DB">
        <w:rPr>
          <w:rFonts w:eastAsia="Times New Roman" w:cs="Times New Roman"/>
          <w:lang w:val="en-ID"/>
        </w:rPr>
        <w:lastRenderedPageBreak/>
        <w:t>Pengembangan</w:t>
      </w:r>
      <w:r w:rsidRPr="009D74DB">
        <w:rPr>
          <w:rFonts w:cs="Times New Roman"/>
        </w:rPr>
        <w:t xml:space="preserve"> Antarmuka Pengguna (</w:t>
      </w:r>
      <w:r w:rsidRPr="009D74DB">
        <w:rPr>
          <w:rFonts w:cs="Times New Roman"/>
          <w:i/>
        </w:rPr>
        <w:t>View</w:t>
      </w:r>
      <w:r w:rsidRPr="009D74DB">
        <w:rPr>
          <w:rFonts w:cs="Times New Roman"/>
        </w:rPr>
        <w:t xml:space="preserve">) Berbasis </w:t>
      </w:r>
      <w:r w:rsidRPr="009D74DB">
        <w:rPr>
          <w:rFonts w:cs="Times New Roman"/>
          <w:i/>
        </w:rPr>
        <w:t>Desktop</w:t>
      </w:r>
    </w:p>
    <w:p w14:paraId="11C9555D" w14:textId="474B2230" w:rsidR="006A47CF" w:rsidRPr="009D74DB" w:rsidRDefault="006A47CF" w:rsidP="00262518">
      <w:pPr>
        <w:pStyle w:val="ListParagraph"/>
        <w:numPr>
          <w:ilvl w:val="0"/>
          <w:numId w:val="72"/>
        </w:numPr>
        <w:spacing w:after="0" w:line="360" w:lineRule="auto"/>
        <w:ind w:left="1418" w:hanging="284"/>
      </w:pPr>
      <w:r w:rsidRPr="009D74DB">
        <w:t xml:space="preserve">Tampilan antarmuka aplikasi </w:t>
      </w:r>
    </w:p>
    <w:p w14:paraId="286B583E" w14:textId="347B225E" w:rsidR="006A47CF" w:rsidRPr="009D74DB" w:rsidRDefault="006A47CF" w:rsidP="00262518">
      <w:pPr>
        <w:pStyle w:val="ListParagraph"/>
        <w:spacing w:after="0" w:line="360" w:lineRule="auto"/>
        <w:ind w:left="1418" w:firstLine="0"/>
      </w:pPr>
      <w:r w:rsidRPr="009D74DB">
        <w:rPr>
          <w:noProof/>
        </w:rPr>
        <w:drawing>
          <wp:inline distT="0" distB="0" distL="0" distR="0" wp14:anchorId="33751C51" wp14:editId="45C1CD1F">
            <wp:extent cx="4093709" cy="1606163"/>
            <wp:effectExtent l="19050" t="19050" r="21590" b="133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4142981" cy="1625495"/>
                    </a:xfrm>
                    <a:prstGeom prst="rect">
                      <a:avLst/>
                    </a:prstGeom>
                    <a:ln w="12700">
                      <a:solidFill>
                        <a:schemeClr val="tx1"/>
                      </a:solidFill>
                    </a:ln>
                  </pic:spPr>
                </pic:pic>
              </a:graphicData>
            </a:graphic>
          </wp:inline>
        </w:drawing>
      </w:r>
    </w:p>
    <w:p w14:paraId="72E237DA" w14:textId="6B6BC186" w:rsidR="006A47CF" w:rsidRPr="009D74DB" w:rsidRDefault="006A47CF" w:rsidP="00262518">
      <w:pPr>
        <w:spacing w:after="0" w:line="360" w:lineRule="auto"/>
        <w:ind w:left="1418" w:firstLine="0"/>
        <w:rPr>
          <w:color w:val="auto"/>
          <w:kern w:val="0"/>
          <w:lang w:val="en-ID" w:eastAsia="en-ID"/>
          <w14:ligatures w14:val="none"/>
        </w:rPr>
      </w:pPr>
      <w:r w:rsidRPr="009D74DB">
        <w:rPr>
          <w:color w:val="auto"/>
          <w:kern w:val="0"/>
          <w:lang w:val="en-ID" w:eastAsia="en-ID"/>
          <w14:ligatures w14:val="none"/>
        </w:rPr>
        <w:t xml:space="preserve">Antarmuka aplikasi Sistem Manajemen Perpustakaan dibuat sederhana dan mudah digunakan. Bagian kiri berisi </w:t>
      </w:r>
      <w:r w:rsidRPr="009D74DB">
        <w:rPr>
          <w:i/>
          <w:color w:val="auto"/>
          <w:kern w:val="0"/>
          <w:lang w:val="en-ID" w:eastAsia="en-ID"/>
          <w14:ligatures w14:val="none"/>
        </w:rPr>
        <w:t>Form</w:t>
      </w:r>
      <w:r w:rsidRPr="009D74DB">
        <w:rPr>
          <w:color w:val="auto"/>
          <w:kern w:val="0"/>
          <w:lang w:val="en-ID" w:eastAsia="en-ID"/>
          <w14:ligatures w14:val="none"/>
        </w:rPr>
        <w:t xml:space="preserve"> Data Buku untuk memasukkan judul, penulis, dan tahun terbit, serta tombol Simpan Data. Bagian kanan menampilkan Daftar Koleksi Buku dalam bentuk tabel berisi </w:t>
      </w:r>
      <w:r w:rsidRPr="009D74DB">
        <w:rPr>
          <w:i/>
          <w:color w:val="auto"/>
          <w:kern w:val="0"/>
          <w:lang w:val="en-ID" w:eastAsia="en-ID"/>
          <w14:ligatures w14:val="none"/>
        </w:rPr>
        <w:t>ID</w:t>
      </w:r>
      <w:r w:rsidRPr="009D74DB">
        <w:rPr>
          <w:color w:val="auto"/>
          <w:kern w:val="0"/>
          <w:lang w:val="en-ID" w:eastAsia="en-ID"/>
          <w14:ligatures w14:val="none"/>
        </w:rPr>
        <w:t>, Judul Buku, Penulis, dan Tahun. Pembagian ini memudahkan pengguna dalam memasukkan dan melihat data buku.</w:t>
      </w:r>
    </w:p>
    <w:p w14:paraId="186C5EF8" w14:textId="765DB5DC" w:rsidR="006A47CF" w:rsidRPr="009D74DB" w:rsidRDefault="006A47CF" w:rsidP="00262518">
      <w:pPr>
        <w:pStyle w:val="ListParagraph"/>
        <w:numPr>
          <w:ilvl w:val="0"/>
          <w:numId w:val="72"/>
        </w:numPr>
        <w:spacing w:after="0" w:line="360" w:lineRule="auto"/>
        <w:ind w:left="1418" w:hanging="284"/>
      </w:pPr>
      <w:r w:rsidRPr="009D74DB">
        <w:t xml:space="preserve">Tampilan </w:t>
      </w:r>
      <w:r w:rsidRPr="009D74DB">
        <w:rPr>
          <w:i/>
        </w:rPr>
        <w:t>repositori</w:t>
      </w:r>
      <w:r w:rsidRPr="009D74DB">
        <w:t xml:space="preserve"> </w:t>
      </w:r>
      <w:r w:rsidRPr="009D74DB">
        <w:rPr>
          <w:i/>
        </w:rPr>
        <w:t>github</w:t>
      </w:r>
    </w:p>
    <w:p w14:paraId="0416AA4B" w14:textId="477988B9" w:rsidR="006A47CF" w:rsidRPr="009D74DB" w:rsidRDefault="006A47CF" w:rsidP="00262518">
      <w:pPr>
        <w:pStyle w:val="ListParagraph"/>
        <w:spacing w:after="0" w:line="360" w:lineRule="auto"/>
        <w:ind w:left="1418" w:firstLine="0"/>
      </w:pPr>
      <w:r w:rsidRPr="009D74DB">
        <w:rPr>
          <w:noProof/>
        </w:rPr>
        <w:drawing>
          <wp:inline distT="0" distB="0" distL="0" distR="0" wp14:anchorId="46C58085" wp14:editId="685C84D8">
            <wp:extent cx="4093069" cy="1637969"/>
            <wp:effectExtent l="19050" t="19050" r="22225" b="196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093069" cy="1637969"/>
                    </a:xfrm>
                    <a:prstGeom prst="rect">
                      <a:avLst/>
                    </a:prstGeom>
                    <a:ln w="12700">
                      <a:solidFill>
                        <a:schemeClr val="tx1"/>
                      </a:solidFill>
                    </a:ln>
                  </pic:spPr>
                </pic:pic>
              </a:graphicData>
            </a:graphic>
          </wp:inline>
        </w:drawing>
      </w:r>
    </w:p>
    <w:p w14:paraId="54672AD8" w14:textId="2B1D15A4" w:rsidR="00283A93" w:rsidRPr="009D74DB" w:rsidRDefault="00283A93" w:rsidP="00262518">
      <w:pPr>
        <w:spacing w:after="0" w:line="360" w:lineRule="auto"/>
        <w:ind w:left="1418" w:firstLine="0"/>
        <w:rPr>
          <w:color w:val="auto"/>
          <w:kern w:val="0"/>
          <w:lang w:val="en-ID" w:eastAsia="en-ID"/>
          <w14:ligatures w14:val="none"/>
        </w:rPr>
      </w:pPr>
      <w:r w:rsidRPr="009D74DB">
        <w:rPr>
          <w:color w:val="auto"/>
          <w:kern w:val="0"/>
          <w:lang w:val="en-ID" w:eastAsia="en-ID"/>
          <w14:ligatures w14:val="none"/>
        </w:rPr>
        <w:t xml:space="preserve">Tampilan tersebut merupakan repositori GitHub </w:t>
      </w:r>
      <w:r w:rsidRPr="009D74DB">
        <w:rPr>
          <w:i/>
          <w:color w:val="auto"/>
          <w:kern w:val="0"/>
          <w:lang w:val="en-ID" w:eastAsia="en-ID"/>
          <w14:ligatures w14:val="none"/>
        </w:rPr>
        <w:t>Modul3.RPL</w:t>
      </w:r>
      <w:r w:rsidRPr="009D74DB">
        <w:rPr>
          <w:color w:val="auto"/>
          <w:kern w:val="0"/>
          <w:lang w:val="en-ID" w:eastAsia="en-ID"/>
          <w14:ligatures w14:val="none"/>
        </w:rPr>
        <w:t xml:space="preserve"> yang digunakan untuk menyimpan dan mengelola source code aplikasi. Di dalamnya terdapat folder </w:t>
      </w:r>
      <w:r w:rsidRPr="009D74DB">
        <w:rPr>
          <w:i/>
          <w:color w:val="auto"/>
          <w:kern w:val="0"/>
          <w:lang w:val="en-ID" w:eastAsia="en-ID"/>
          <w14:ligatures w14:val="none"/>
        </w:rPr>
        <w:t>config</w:t>
      </w:r>
      <w:r w:rsidRPr="009D74DB">
        <w:rPr>
          <w:color w:val="auto"/>
          <w:kern w:val="0"/>
          <w:lang w:val="en-ID" w:eastAsia="en-ID"/>
          <w14:ligatures w14:val="none"/>
        </w:rPr>
        <w:t xml:space="preserve">, </w:t>
      </w:r>
      <w:r w:rsidRPr="009D74DB">
        <w:rPr>
          <w:i/>
          <w:color w:val="auto"/>
          <w:kern w:val="0"/>
          <w:lang w:val="en-ID" w:eastAsia="en-ID"/>
          <w14:ligatures w14:val="none"/>
        </w:rPr>
        <w:t>models</w:t>
      </w:r>
      <w:r w:rsidRPr="009D74DB">
        <w:rPr>
          <w:color w:val="auto"/>
          <w:kern w:val="0"/>
          <w:lang w:val="en-ID" w:eastAsia="en-ID"/>
          <w14:ligatures w14:val="none"/>
        </w:rPr>
        <w:t xml:space="preserve">, dan </w:t>
      </w:r>
      <w:r w:rsidRPr="009D74DB">
        <w:rPr>
          <w:i/>
          <w:color w:val="auto"/>
          <w:kern w:val="0"/>
          <w:lang w:val="en-ID" w:eastAsia="en-ID"/>
          <w14:ligatures w14:val="none"/>
        </w:rPr>
        <w:t>views</w:t>
      </w:r>
      <w:r w:rsidRPr="009D74DB">
        <w:rPr>
          <w:color w:val="auto"/>
          <w:kern w:val="0"/>
          <w:lang w:val="en-ID" w:eastAsia="en-ID"/>
          <w14:ligatures w14:val="none"/>
        </w:rPr>
        <w:t xml:space="preserve">, serta </w:t>
      </w:r>
      <w:r w:rsidRPr="009D74DB">
        <w:rPr>
          <w:i/>
          <w:color w:val="auto"/>
          <w:kern w:val="0"/>
          <w:lang w:val="en-ID" w:eastAsia="en-ID"/>
          <w14:ligatures w14:val="none"/>
        </w:rPr>
        <w:t>file</w:t>
      </w:r>
      <w:r w:rsidRPr="009D74DB">
        <w:rPr>
          <w:color w:val="auto"/>
          <w:kern w:val="0"/>
          <w:lang w:val="en-ID" w:eastAsia="en-ID"/>
          <w14:ligatures w14:val="none"/>
        </w:rPr>
        <w:t xml:space="preserve"> seperti </w:t>
      </w:r>
      <w:r w:rsidRPr="009D74DB">
        <w:rPr>
          <w:i/>
          <w:color w:val="auto"/>
          <w:kern w:val="0"/>
          <w:lang w:val="en-ID" w:eastAsia="en-ID"/>
          <w14:ligatures w14:val="none"/>
        </w:rPr>
        <w:t>main.py, test_anggota.py,</w:t>
      </w:r>
      <w:r w:rsidRPr="009D74DB">
        <w:rPr>
          <w:color w:val="auto"/>
          <w:kern w:val="0"/>
          <w:lang w:val="en-ID" w:eastAsia="en-ID"/>
          <w14:ligatures w14:val="none"/>
        </w:rPr>
        <w:t xml:space="preserve"> dan </w:t>
      </w:r>
      <w:r w:rsidRPr="009D74DB">
        <w:rPr>
          <w:i/>
          <w:color w:val="auto"/>
          <w:kern w:val="0"/>
          <w:lang w:val="en-ID" w:eastAsia="en-ID"/>
          <w14:ligatures w14:val="none"/>
        </w:rPr>
        <w:t>test_model.py.</w:t>
      </w:r>
      <w:r w:rsidRPr="009D74DB">
        <w:rPr>
          <w:color w:val="auto"/>
          <w:kern w:val="0"/>
          <w:lang w:val="en-ID" w:eastAsia="en-ID"/>
          <w14:ligatures w14:val="none"/>
        </w:rPr>
        <w:t xml:space="preserve"> Terdapat juga .</w:t>
      </w:r>
      <w:r w:rsidRPr="009D74DB">
        <w:rPr>
          <w:i/>
          <w:color w:val="auto"/>
          <w:kern w:val="0"/>
          <w:lang w:val="en-ID" w:eastAsia="en-ID"/>
          <w14:ligatures w14:val="none"/>
        </w:rPr>
        <w:t>gitignore</w:t>
      </w:r>
      <w:r w:rsidRPr="009D74DB">
        <w:rPr>
          <w:color w:val="auto"/>
          <w:kern w:val="0"/>
          <w:lang w:val="en-ID" w:eastAsia="en-ID"/>
          <w14:ligatures w14:val="none"/>
        </w:rPr>
        <w:t xml:space="preserve"> dan </w:t>
      </w:r>
      <w:r w:rsidRPr="009D74DB">
        <w:rPr>
          <w:i/>
          <w:color w:val="auto"/>
          <w:kern w:val="0"/>
          <w:lang w:val="en-ID" w:eastAsia="en-ID"/>
          <w14:ligatures w14:val="none"/>
        </w:rPr>
        <w:t>README</w:t>
      </w:r>
      <w:r w:rsidRPr="009D74DB">
        <w:rPr>
          <w:color w:val="auto"/>
          <w:kern w:val="0"/>
          <w:lang w:val="en-ID" w:eastAsia="en-ID"/>
          <w14:ligatures w14:val="none"/>
        </w:rPr>
        <w:t xml:space="preserve"> sebagai pendukung proyek. Riwayat commit menunjukkan pengembangan </w:t>
      </w:r>
      <w:r w:rsidRPr="009D74DB">
        <w:rPr>
          <w:i/>
          <w:color w:val="auto"/>
          <w:kern w:val="0"/>
          <w:lang w:val="en-ID" w:eastAsia="en-ID"/>
          <w14:ligatures w14:val="none"/>
        </w:rPr>
        <w:t>UI</w:t>
      </w:r>
      <w:r w:rsidRPr="009D74DB">
        <w:rPr>
          <w:color w:val="auto"/>
          <w:kern w:val="0"/>
          <w:lang w:val="en-ID" w:eastAsia="en-ID"/>
          <w14:ligatures w14:val="none"/>
        </w:rPr>
        <w:t xml:space="preserve"> </w:t>
      </w:r>
      <w:r w:rsidRPr="009D74DB">
        <w:rPr>
          <w:i/>
          <w:color w:val="auto"/>
          <w:kern w:val="0"/>
          <w:lang w:val="en-ID" w:eastAsia="en-ID"/>
          <w14:ligatures w14:val="none"/>
        </w:rPr>
        <w:t>form</w:t>
      </w:r>
      <w:r w:rsidRPr="009D74DB">
        <w:rPr>
          <w:color w:val="auto"/>
          <w:kern w:val="0"/>
          <w:lang w:val="en-ID" w:eastAsia="en-ID"/>
          <w14:ligatures w14:val="none"/>
        </w:rPr>
        <w:t xml:space="preserve"> dan tabel buku telah berhasil disimpan. </w:t>
      </w:r>
      <w:r w:rsidRPr="009D74DB">
        <w:rPr>
          <w:i/>
          <w:color w:val="auto"/>
          <w:kern w:val="0"/>
          <w:lang w:val="en-ID" w:eastAsia="en-ID"/>
          <w14:ligatures w14:val="none"/>
        </w:rPr>
        <w:t>Repository</w:t>
      </w:r>
      <w:r w:rsidRPr="009D74DB">
        <w:rPr>
          <w:color w:val="auto"/>
          <w:kern w:val="0"/>
          <w:lang w:val="en-ID" w:eastAsia="en-ID"/>
          <w14:ligatures w14:val="none"/>
        </w:rPr>
        <w:t xml:space="preserve"> menggunakan </w:t>
      </w:r>
      <w:r w:rsidRPr="009D74DB">
        <w:rPr>
          <w:i/>
          <w:color w:val="auto"/>
          <w:kern w:val="0"/>
          <w:lang w:val="en-ID" w:eastAsia="en-ID"/>
          <w14:ligatures w14:val="none"/>
        </w:rPr>
        <w:t>branch</w:t>
      </w:r>
      <w:r w:rsidRPr="009D74DB">
        <w:rPr>
          <w:color w:val="auto"/>
          <w:kern w:val="0"/>
          <w:lang w:val="en-ID" w:eastAsia="en-ID"/>
          <w14:ligatures w14:val="none"/>
        </w:rPr>
        <w:t xml:space="preserve"> </w:t>
      </w:r>
      <w:r w:rsidRPr="009D74DB">
        <w:rPr>
          <w:i/>
          <w:color w:val="auto"/>
          <w:kern w:val="0"/>
          <w:lang w:val="en-ID" w:eastAsia="en-ID"/>
          <w14:ligatures w14:val="none"/>
        </w:rPr>
        <w:t>main</w:t>
      </w:r>
      <w:r w:rsidRPr="009D74DB">
        <w:rPr>
          <w:color w:val="auto"/>
          <w:kern w:val="0"/>
          <w:lang w:val="en-ID" w:eastAsia="en-ID"/>
          <w14:ligatures w14:val="none"/>
        </w:rPr>
        <w:t xml:space="preserve"> dan bersifat publik.</w:t>
      </w:r>
    </w:p>
    <w:p w14:paraId="010969C4" w14:textId="117E9A2F" w:rsidR="00081DB6" w:rsidRPr="009D74DB" w:rsidRDefault="00081DB6" w:rsidP="00262518">
      <w:pPr>
        <w:pStyle w:val="Heading3"/>
        <w:numPr>
          <w:ilvl w:val="2"/>
          <w:numId w:val="54"/>
        </w:numPr>
        <w:spacing w:before="0" w:line="360" w:lineRule="auto"/>
        <w:ind w:left="1134" w:hanging="567"/>
        <w:jc w:val="both"/>
        <w:rPr>
          <w:rFonts w:cs="Times New Roman"/>
        </w:rPr>
      </w:pPr>
      <w:r w:rsidRPr="009D74DB">
        <w:rPr>
          <w:rFonts w:cs="Times New Roman"/>
          <w:i/>
        </w:rPr>
        <w:lastRenderedPageBreak/>
        <w:t>Integrasi</w:t>
      </w:r>
      <w:r w:rsidRPr="009D74DB">
        <w:rPr>
          <w:rFonts w:cs="Times New Roman"/>
        </w:rPr>
        <w:t xml:space="preserve"> </w:t>
      </w:r>
      <w:r w:rsidRPr="009D74DB">
        <w:rPr>
          <w:rFonts w:cs="Times New Roman"/>
          <w:i/>
        </w:rPr>
        <w:t>Controller</w:t>
      </w:r>
      <w:r w:rsidRPr="009D74DB">
        <w:rPr>
          <w:rFonts w:cs="Times New Roman"/>
        </w:rPr>
        <w:t xml:space="preserve"> Dan Pengujian Kode</w:t>
      </w:r>
    </w:p>
    <w:p w14:paraId="6F01C051" w14:textId="77777777" w:rsidR="006E6C43" w:rsidRPr="009D74DB" w:rsidRDefault="006E6C43" w:rsidP="00254481">
      <w:pPr>
        <w:numPr>
          <w:ilvl w:val="0"/>
          <w:numId w:val="83"/>
        </w:numPr>
        <w:spacing w:after="111" w:line="256" w:lineRule="auto"/>
        <w:ind w:left="1418" w:right="927" w:hanging="284"/>
      </w:pPr>
      <w:r w:rsidRPr="009D74DB">
        <w:t xml:space="preserve">Tampilan GUI saat berhasil menyimpan data </w:t>
      </w:r>
    </w:p>
    <w:p w14:paraId="40EDAD54" w14:textId="493F3FF8" w:rsidR="006E6C43" w:rsidRPr="009D74DB" w:rsidRDefault="006E6C43" w:rsidP="006E6C43">
      <w:pPr>
        <w:pStyle w:val="ListParagraph"/>
        <w:ind w:left="1418" w:firstLine="0"/>
      </w:pPr>
      <w:r w:rsidRPr="009D74DB">
        <w:rPr>
          <w:noProof/>
        </w:rPr>
        <w:drawing>
          <wp:inline distT="0" distB="0" distL="0" distR="0" wp14:anchorId="5850EEE3" wp14:editId="5F454552">
            <wp:extent cx="4102100" cy="1533525"/>
            <wp:effectExtent l="19050" t="19050" r="12700" b="285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4146499" cy="1550123"/>
                    </a:xfrm>
                    <a:prstGeom prst="rect">
                      <a:avLst/>
                    </a:prstGeom>
                    <a:ln w="12700">
                      <a:solidFill>
                        <a:schemeClr val="tx1"/>
                      </a:solidFill>
                    </a:ln>
                  </pic:spPr>
                </pic:pic>
              </a:graphicData>
            </a:graphic>
          </wp:inline>
        </w:drawing>
      </w:r>
    </w:p>
    <w:p w14:paraId="1A85E92F" w14:textId="5E715489" w:rsidR="006E6C43" w:rsidRPr="009D74DB" w:rsidRDefault="006E6C43" w:rsidP="00217316">
      <w:pPr>
        <w:spacing w:after="0" w:line="360" w:lineRule="auto"/>
        <w:ind w:left="1418" w:firstLine="0"/>
        <w:rPr>
          <w:color w:val="auto"/>
          <w:kern w:val="0"/>
          <w:lang w:val="en-ID" w:eastAsia="en-ID"/>
          <w14:ligatures w14:val="none"/>
        </w:rPr>
      </w:pPr>
      <w:r w:rsidRPr="009D74DB">
        <w:rPr>
          <w:color w:val="auto"/>
          <w:kern w:val="0"/>
          <w:lang w:val="en-ID" w:eastAsia="en-ID"/>
          <w14:ligatures w14:val="none"/>
        </w:rPr>
        <w:t>Gambar tersebut menunjukkan tampilan aplikasi Sistem Manajemen Perpustakaan yang berhasil dijalankan. Pada bagian kiri terdapat Form Data Buku yang digunakan untuk memasukkan judul buku, nama penulis, dan tahun terbit, serta tombol Simpan Data, Perbarui Data, dan Hapus Data. Pada bagian kanan terdapat Daftar Koleksi Buku yang menampilkan data buku beserta ID, judul buku, penulis, dan tahun terbit. Muncul pesan “Data buku berhasil disimpan!” yang menandakan bahwa proses penyimpanan data buku berhasil dilakukan. Dengan demikian, fitur penambahan data buku pada aplikasi telah berjalan dengan baik.</w:t>
      </w:r>
    </w:p>
    <w:p w14:paraId="0EA69ECC" w14:textId="538B4990" w:rsidR="006E6C43" w:rsidRPr="009D74DB" w:rsidRDefault="006E6C43" w:rsidP="00254481">
      <w:pPr>
        <w:numPr>
          <w:ilvl w:val="0"/>
          <w:numId w:val="83"/>
        </w:numPr>
        <w:spacing w:after="111" w:line="256" w:lineRule="auto"/>
        <w:ind w:left="1418" w:right="927" w:hanging="284"/>
      </w:pPr>
      <w:r w:rsidRPr="009D74DB">
        <w:t xml:space="preserve">Tampilan terminal setelah testing </w:t>
      </w:r>
    </w:p>
    <w:p w14:paraId="2191FBC5" w14:textId="35CAD4DE" w:rsidR="006E6C43" w:rsidRPr="009D74DB" w:rsidRDefault="006E6C43" w:rsidP="006E6C43">
      <w:pPr>
        <w:pStyle w:val="ListParagraph"/>
        <w:spacing w:after="111" w:line="256" w:lineRule="auto"/>
        <w:ind w:left="1418" w:right="927" w:firstLine="0"/>
      </w:pPr>
      <w:r w:rsidRPr="009D74DB">
        <w:rPr>
          <w:noProof/>
        </w:rPr>
        <w:drawing>
          <wp:inline distT="0" distB="0" distL="0" distR="0" wp14:anchorId="556B1164" wp14:editId="6E5DAC97">
            <wp:extent cx="4102100" cy="866775"/>
            <wp:effectExtent l="19050" t="19050" r="12700" b="285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4121647" cy="870905"/>
                    </a:xfrm>
                    <a:prstGeom prst="rect">
                      <a:avLst/>
                    </a:prstGeom>
                    <a:ln w="12700">
                      <a:solidFill>
                        <a:schemeClr val="tx1"/>
                      </a:solidFill>
                    </a:ln>
                  </pic:spPr>
                </pic:pic>
              </a:graphicData>
            </a:graphic>
          </wp:inline>
        </w:drawing>
      </w:r>
    </w:p>
    <w:p w14:paraId="41551021" w14:textId="031BCE88" w:rsidR="00217316" w:rsidRPr="009D74DB" w:rsidRDefault="00217316" w:rsidP="00217316">
      <w:pPr>
        <w:spacing w:after="0" w:line="360" w:lineRule="auto"/>
        <w:ind w:left="1418" w:firstLine="0"/>
        <w:rPr>
          <w:color w:val="auto"/>
          <w:kern w:val="0"/>
          <w:lang w:val="en-ID" w:eastAsia="en-ID"/>
          <w14:ligatures w14:val="none"/>
        </w:rPr>
      </w:pPr>
      <w:r w:rsidRPr="009D74DB">
        <w:rPr>
          <w:color w:val="auto"/>
          <w:kern w:val="0"/>
          <w:lang w:val="en-ID" w:eastAsia="en-ID"/>
          <w14:ligatures w14:val="none"/>
        </w:rPr>
        <w:t>Gambar tersebut menunjukkan hasil pengujian program menggunakan pytest di terminal VS Code. Pengujian pada file tests/test_buku.py, khususnya fungsi test_create_buku_berhasil, berhasil dijalankan dengan status PASSED. Pada bagian akhir terlihat keterangan 1 passed in 0.92s, yang berarti satu pengujian berhasil diselesaikan dalam waktu 0,92 detik tanpa kegagalan. Hasil ini menunjukkan bahwa fungsi penambahan data buku telah memenuhi kondisi yang diperiksa oleh pengujian tersebut.</w:t>
      </w:r>
    </w:p>
    <w:p w14:paraId="3D7B23EC" w14:textId="66E86AA9" w:rsidR="006E6C43" w:rsidRPr="009D74DB" w:rsidRDefault="006E6C43" w:rsidP="00254481">
      <w:pPr>
        <w:numPr>
          <w:ilvl w:val="0"/>
          <w:numId w:val="83"/>
        </w:numPr>
        <w:spacing w:after="111" w:line="256" w:lineRule="auto"/>
        <w:ind w:left="1418" w:right="927" w:hanging="284"/>
      </w:pPr>
      <w:r w:rsidRPr="009D74DB">
        <w:lastRenderedPageBreak/>
        <w:t xml:space="preserve">Tampilan repositori github </w:t>
      </w:r>
    </w:p>
    <w:p w14:paraId="7D50D1B2" w14:textId="41E254AC" w:rsidR="006E6C43" w:rsidRPr="009D74DB" w:rsidRDefault="006E6C43" w:rsidP="006E6C43">
      <w:pPr>
        <w:spacing w:after="111" w:line="256" w:lineRule="auto"/>
        <w:ind w:left="1418" w:right="927" w:firstLine="0"/>
      </w:pPr>
      <w:r w:rsidRPr="009D74DB">
        <w:rPr>
          <w:noProof/>
        </w:rPr>
        <w:drawing>
          <wp:inline distT="0" distB="0" distL="0" distR="0" wp14:anchorId="22D720E1" wp14:editId="68B9D09D">
            <wp:extent cx="4100195" cy="4871545"/>
            <wp:effectExtent l="19050" t="19050" r="14605" b="2476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4115425" cy="4889640"/>
                    </a:xfrm>
                    <a:prstGeom prst="rect">
                      <a:avLst/>
                    </a:prstGeom>
                    <a:ln w="12700">
                      <a:solidFill>
                        <a:schemeClr val="tx1"/>
                      </a:solidFill>
                    </a:ln>
                  </pic:spPr>
                </pic:pic>
              </a:graphicData>
            </a:graphic>
          </wp:inline>
        </w:drawing>
      </w:r>
    </w:p>
    <w:p w14:paraId="15D3FFCF" w14:textId="570C1739" w:rsidR="00081DB6" w:rsidRPr="009D74DB" w:rsidRDefault="00217316" w:rsidP="00217316">
      <w:pPr>
        <w:spacing w:after="0" w:line="360" w:lineRule="auto"/>
        <w:ind w:left="1418" w:firstLine="0"/>
        <w:rPr>
          <w:color w:val="auto"/>
          <w:kern w:val="0"/>
          <w:lang w:val="en-ID" w:eastAsia="en-ID"/>
          <w14:ligatures w14:val="none"/>
        </w:rPr>
      </w:pPr>
      <w:r w:rsidRPr="009D74DB">
        <w:rPr>
          <w:color w:val="auto"/>
          <w:kern w:val="0"/>
          <w:lang w:val="en-ID" w:eastAsia="en-ID"/>
          <w14:ligatures w14:val="none"/>
        </w:rPr>
        <w:t>Gambar tersebut menunjukkan repository GitHub bernama Modul3.RPL dengan status Public, yang berarti repository dapat dilihat oleh orang lain. Repository ini berisi folder config, controllers, models, tests, dan views, serta file seperti main.py, .gitignore, test_anggota.py, dan test_model.py. Struktur tersebut menunjukkan bahwa project menggunakan pemisahan kode berdasarkan fungsi, yaitu konfigurasi database, controller, model, tampilan antarmuka, dan pengujian. Pada bagian atas juga terlihat branch main, satu branch, nol tag, dan tujuh commit. Dengan demikian, project Modul 3 sudah tersimpan di GitHub dan dapat diakses secara publik.</w:t>
      </w:r>
    </w:p>
    <w:p w14:paraId="05E3C9D1" w14:textId="4F8DBFAA" w:rsidR="005440F8" w:rsidRPr="009D74DB" w:rsidRDefault="005440F8" w:rsidP="005440F8">
      <w:pPr>
        <w:pStyle w:val="Heading3"/>
        <w:numPr>
          <w:ilvl w:val="2"/>
          <w:numId w:val="54"/>
        </w:numPr>
        <w:spacing w:before="0" w:line="360" w:lineRule="auto"/>
        <w:ind w:left="1134" w:hanging="567"/>
        <w:jc w:val="both"/>
        <w:rPr>
          <w:rFonts w:cs="Times New Roman"/>
        </w:rPr>
      </w:pPr>
      <w:r w:rsidRPr="009D74DB">
        <w:rPr>
          <w:rFonts w:cs="Times New Roman"/>
        </w:rPr>
        <w:lastRenderedPageBreak/>
        <w:t>Autentikasi Dan Otorisasi Pengguna</w:t>
      </w:r>
    </w:p>
    <w:p w14:paraId="2E731F63" w14:textId="0FC0E343" w:rsidR="000B7DB9" w:rsidRPr="009D74DB" w:rsidRDefault="000B7DB9" w:rsidP="000B7DB9">
      <w:pPr>
        <w:pStyle w:val="ListParagraph"/>
        <w:numPr>
          <w:ilvl w:val="0"/>
          <w:numId w:val="94"/>
        </w:numPr>
        <w:spacing w:after="0" w:line="360" w:lineRule="auto"/>
        <w:ind w:left="1418" w:hanging="284"/>
      </w:pPr>
      <w:r w:rsidRPr="009D74DB">
        <w:t>T</w:t>
      </w:r>
      <w:r w:rsidRPr="009D74DB">
        <w:t>ampilan tabel users di MySQL dengan kolom password telah terenkripsi hash</w:t>
      </w:r>
      <w:r w:rsidRPr="009D74DB">
        <w:t xml:space="preserve"> </w:t>
      </w:r>
      <w:r w:rsidRPr="009D74DB">
        <w:t>SHA-256.</w:t>
      </w:r>
    </w:p>
    <w:p w14:paraId="75DB2886" w14:textId="49958F7C" w:rsidR="000B7DB9" w:rsidRPr="009D74DB" w:rsidRDefault="000B7DB9" w:rsidP="000B7DB9">
      <w:pPr>
        <w:pStyle w:val="ListParagraph"/>
        <w:spacing w:after="0" w:line="360" w:lineRule="auto"/>
        <w:ind w:left="1418" w:firstLine="0"/>
      </w:pPr>
      <w:r w:rsidRPr="009D74DB">
        <w:drawing>
          <wp:inline distT="0" distB="0" distL="0" distR="0" wp14:anchorId="0CC27C0E" wp14:editId="7B969383">
            <wp:extent cx="4104005" cy="659219"/>
            <wp:effectExtent l="19050" t="19050" r="10795" b="26670"/>
            <wp:docPr id="1398322824" name="Picture 139832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114359" cy="660882"/>
                    </a:xfrm>
                    <a:prstGeom prst="rect">
                      <a:avLst/>
                    </a:prstGeom>
                    <a:ln w="12700">
                      <a:solidFill>
                        <a:schemeClr val="tx1"/>
                      </a:solidFill>
                    </a:ln>
                  </pic:spPr>
                </pic:pic>
              </a:graphicData>
            </a:graphic>
          </wp:inline>
        </w:drawing>
      </w:r>
    </w:p>
    <w:p w14:paraId="1FAF6E3B" w14:textId="77777777" w:rsidR="000B7DB9" w:rsidRPr="009D74DB" w:rsidRDefault="000B7DB9" w:rsidP="000B7DB9">
      <w:pPr>
        <w:spacing w:after="0" w:line="360" w:lineRule="auto"/>
        <w:ind w:left="1418" w:firstLine="0"/>
        <w:rPr>
          <w:color w:val="auto"/>
          <w:kern w:val="0"/>
          <w:lang w:val="en-ID" w:eastAsia="en-ID"/>
          <w14:ligatures w14:val="none"/>
        </w:rPr>
      </w:pPr>
      <w:r w:rsidRPr="000B7DB9">
        <w:rPr>
          <w:color w:val="auto"/>
          <w:kern w:val="0"/>
          <w:lang w:val="en-ID" w:eastAsia="en-ID"/>
          <w14:ligatures w14:val="none"/>
        </w:rPr>
        <w:t xml:space="preserve">Output tersebut menunjukkan hasil </w:t>
      </w:r>
      <w:r w:rsidRPr="000B7DB9">
        <w:rPr>
          <w:i/>
          <w:color w:val="auto"/>
          <w:kern w:val="0"/>
          <w:lang w:val="en-ID" w:eastAsia="en-ID"/>
          <w14:ligatures w14:val="none"/>
        </w:rPr>
        <w:t xml:space="preserve">perintah SQL </w:t>
      </w:r>
      <w:r w:rsidRPr="009D74DB">
        <w:rPr>
          <w:i/>
          <w:color w:val="auto"/>
          <w:kern w:val="0"/>
          <w:lang w:val="en-ID" w:eastAsia="en-ID"/>
          <w14:ligatures w14:val="none"/>
        </w:rPr>
        <w:t>SELECT * FROM users;</w:t>
      </w:r>
      <w:r w:rsidRPr="000B7DB9">
        <w:rPr>
          <w:color w:val="auto"/>
          <w:kern w:val="0"/>
          <w:lang w:val="en-ID" w:eastAsia="en-ID"/>
          <w14:ligatures w14:val="none"/>
        </w:rPr>
        <w:t xml:space="preserve"> yang digunakan untuk menampilkan seluruh data pengguna pada tabel </w:t>
      </w:r>
      <w:r w:rsidRPr="009D74DB">
        <w:rPr>
          <w:color w:val="auto"/>
          <w:kern w:val="0"/>
          <w:lang w:val="en-ID" w:eastAsia="en-ID"/>
          <w14:ligatures w14:val="none"/>
        </w:rPr>
        <w:t>users</w:t>
      </w:r>
      <w:r w:rsidRPr="000B7DB9">
        <w:rPr>
          <w:color w:val="auto"/>
          <w:kern w:val="0"/>
          <w:lang w:val="en-ID" w:eastAsia="en-ID"/>
          <w14:ligatures w14:val="none"/>
        </w:rPr>
        <w:t xml:space="preserve">. Terdapat dua akun yang terdaftar, yaitu </w:t>
      </w:r>
      <w:r w:rsidRPr="009D74DB">
        <w:rPr>
          <w:color w:val="auto"/>
          <w:kern w:val="0"/>
          <w:lang w:val="en-ID" w:eastAsia="en-ID"/>
          <w14:ligatures w14:val="none"/>
        </w:rPr>
        <w:t>petugas</w:t>
      </w:r>
      <w:r w:rsidRPr="000B7DB9">
        <w:rPr>
          <w:color w:val="auto"/>
          <w:kern w:val="0"/>
          <w:lang w:val="en-ID" w:eastAsia="en-ID"/>
          <w14:ligatures w14:val="none"/>
        </w:rPr>
        <w:t xml:space="preserve"> dengan </w:t>
      </w:r>
      <w:r w:rsidRPr="000B7DB9">
        <w:rPr>
          <w:i/>
          <w:color w:val="auto"/>
          <w:kern w:val="0"/>
          <w:lang w:val="en-ID" w:eastAsia="en-ID"/>
          <w14:ligatures w14:val="none"/>
        </w:rPr>
        <w:t>role</w:t>
      </w:r>
      <w:r w:rsidRPr="000B7DB9">
        <w:rPr>
          <w:color w:val="auto"/>
          <w:kern w:val="0"/>
          <w:lang w:val="en-ID" w:eastAsia="en-ID"/>
          <w14:ligatures w14:val="none"/>
        </w:rPr>
        <w:t xml:space="preserve"> </w:t>
      </w:r>
      <w:r w:rsidRPr="009D74DB">
        <w:rPr>
          <w:color w:val="auto"/>
          <w:kern w:val="0"/>
          <w:lang w:val="en-ID" w:eastAsia="en-ID"/>
          <w14:ligatures w14:val="none"/>
        </w:rPr>
        <w:t>admin</w:t>
      </w:r>
      <w:r w:rsidRPr="000B7DB9">
        <w:rPr>
          <w:color w:val="auto"/>
          <w:kern w:val="0"/>
          <w:lang w:val="en-ID" w:eastAsia="en-ID"/>
          <w14:ligatures w14:val="none"/>
        </w:rPr>
        <w:t xml:space="preserve"> dan </w:t>
      </w:r>
      <w:r w:rsidRPr="009D74DB">
        <w:rPr>
          <w:color w:val="auto"/>
          <w:kern w:val="0"/>
          <w:lang w:val="en-ID" w:eastAsia="en-ID"/>
          <w14:ligatures w14:val="none"/>
        </w:rPr>
        <w:t>mahasiswa</w:t>
      </w:r>
      <w:r w:rsidRPr="000B7DB9">
        <w:rPr>
          <w:color w:val="auto"/>
          <w:kern w:val="0"/>
          <w:lang w:val="en-ID" w:eastAsia="en-ID"/>
          <w14:ligatures w14:val="none"/>
        </w:rPr>
        <w:t xml:space="preserve"> dengan </w:t>
      </w:r>
      <w:r w:rsidRPr="000B7DB9">
        <w:rPr>
          <w:i/>
          <w:color w:val="auto"/>
          <w:kern w:val="0"/>
          <w:lang w:val="en-ID" w:eastAsia="en-ID"/>
          <w14:ligatures w14:val="none"/>
        </w:rPr>
        <w:t>role</w:t>
      </w:r>
      <w:r w:rsidRPr="000B7DB9">
        <w:rPr>
          <w:color w:val="auto"/>
          <w:kern w:val="0"/>
          <w:lang w:val="en-ID" w:eastAsia="en-ID"/>
          <w14:ligatures w14:val="none"/>
        </w:rPr>
        <w:t xml:space="preserve"> </w:t>
      </w:r>
      <w:r w:rsidRPr="009D74DB">
        <w:rPr>
          <w:color w:val="auto"/>
          <w:kern w:val="0"/>
          <w:lang w:val="en-ID" w:eastAsia="en-ID"/>
          <w14:ligatures w14:val="none"/>
        </w:rPr>
        <w:t>anggota</w:t>
      </w:r>
      <w:r w:rsidRPr="000B7DB9">
        <w:rPr>
          <w:color w:val="auto"/>
          <w:kern w:val="0"/>
          <w:lang w:val="en-ID" w:eastAsia="en-ID"/>
          <w14:ligatures w14:val="none"/>
        </w:rPr>
        <w:t xml:space="preserve">. Setiap akun memiliki </w:t>
      </w:r>
      <w:r w:rsidRPr="009D74DB">
        <w:rPr>
          <w:i/>
          <w:color w:val="auto"/>
          <w:kern w:val="0"/>
          <w:lang w:val="en-ID" w:eastAsia="en-ID"/>
          <w14:ligatures w14:val="none"/>
        </w:rPr>
        <w:t>id_user</w:t>
      </w:r>
      <w:r w:rsidRPr="000B7DB9">
        <w:rPr>
          <w:color w:val="auto"/>
          <w:kern w:val="0"/>
          <w:lang w:val="en-ID" w:eastAsia="en-ID"/>
          <w14:ligatures w14:val="none"/>
        </w:rPr>
        <w:t xml:space="preserve"> sebagai identitas unik dan password yang disimpan dalam bentuk hash </w:t>
      </w:r>
      <w:r w:rsidRPr="000B7DB9">
        <w:rPr>
          <w:i/>
          <w:color w:val="auto"/>
          <w:kern w:val="0"/>
          <w:lang w:val="en-ID" w:eastAsia="en-ID"/>
          <w14:ligatures w14:val="none"/>
        </w:rPr>
        <w:t>SHA-256,</w:t>
      </w:r>
      <w:r w:rsidRPr="000B7DB9">
        <w:rPr>
          <w:color w:val="auto"/>
          <w:kern w:val="0"/>
          <w:lang w:val="en-ID" w:eastAsia="en-ID"/>
          <w14:ligatures w14:val="none"/>
        </w:rPr>
        <w:t xml:space="preserve"> bukan teks biasa. Data ini digunakan oleh sistem autentikasi untuk memverifikasi </w:t>
      </w:r>
      <w:r w:rsidRPr="000B7DB9">
        <w:rPr>
          <w:i/>
          <w:color w:val="auto"/>
          <w:kern w:val="0"/>
          <w:lang w:val="en-ID" w:eastAsia="en-ID"/>
          <w14:ligatures w14:val="none"/>
        </w:rPr>
        <w:t>username</w:t>
      </w:r>
      <w:r w:rsidRPr="000B7DB9">
        <w:rPr>
          <w:color w:val="auto"/>
          <w:kern w:val="0"/>
          <w:lang w:val="en-ID" w:eastAsia="en-ID"/>
          <w14:ligatures w14:val="none"/>
        </w:rPr>
        <w:t xml:space="preserve"> dan </w:t>
      </w:r>
      <w:r w:rsidRPr="000B7DB9">
        <w:rPr>
          <w:i/>
          <w:color w:val="auto"/>
          <w:kern w:val="0"/>
          <w:lang w:val="en-ID" w:eastAsia="en-ID"/>
          <w14:ligatures w14:val="none"/>
        </w:rPr>
        <w:t>password</w:t>
      </w:r>
      <w:r w:rsidRPr="000B7DB9">
        <w:rPr>
          <w:color w:val="auto"/>
          <w:kern w:val="0"/>
          <w:lang w:val="en-ID" w:eastAsia="en-ID"/>
          <w14:ligatures w14:val="none"/>
        </w:rPr>
        <w:t xml:space="preserve"> saat pengguna melakukan login serta menentukan hak akses berdasarkan </w:t>
      </w:r>
      <w:r w:rsidRPr="000B7DB9">
        <w:rPr>
          <w:i/>
          <w:color w:val="auto"/>
          <w:kern w:val="0"/>
          <w:lang w:val="en-ID" w:eastAsia="en-ID"/>
          <w14:ligatures w14:val="none"/>
        </w:rPr>
        <w:t>role</w:t>
      </w:r>
      <w:r w:rsidRPr="000B7DB9">
        <w:rPr>
          <w:color w:val="auto"/>
          <w:kern w:val="0"/>
          <w:lang w:val="en-ID" w:eastAsia="en-ID"/>
          <w14:ligatures w14:val="none"/>
        </w:rPr>
        <w:t xml:space="preserve"> masing-masing. </w:t>
      </w:r>
    </w:p>
    <w:p w14:paraId="1187E8B1" w14:textId="2B70C12C" w:rsidR="000B7DB9" w:rsidRPr="009D74DB" w:rsidRDefault="000B7DB9" w:rsidP="000B7DB9">
      <w:pPr>
        <w:pStyle w:val="ListParagraph"/>
        <w:numPr>
          <w:ilvl w:val="0"/>
          <w:numId w:val="94"/>
        </w:numPr>
        <w:spacing w:after="0" w:line="360" w:lineRule="auto"/>
        <w:ind w:left="1418" w:hanging="284"/>
      </w:pPr>
      <w:r w:rsidRPr="009D74DB">
        <w:t>Tampilan Login saat dijalankan</w:t>
      </w:r>
    </w:p>
    <w:p w14:paraId="47374376" w14:textId="4A762511" w:rsidR="000B7DB9" w:rsidRPr="009D74DB" w:rsidRDefault="000B7DB9" w:rsidP="000B7DB9">
      <w:pPr>
        <w:pStyle w:val="ListParagraph"/>
        <w:spacing w:after="0" w:line="360" w:lineRule="auto"/>
        <w:ind w:left="1418" w:firstLine="0"/>
      </w:pPr>
      <w:r w:rsidRPr="009D74DB">
        <w:drawing>
          <wp:inline distT="0" distB="0" distL="0" distR="0" wp14:anchorId="6B45A4B6" wp14:editId="22669E1A">
            <wp:extent cx="4124812" cy="2307265"/>
            <wp:effectExtent l="19050" t="19050" r="9525" b="17145"/>
            <wp:docPr id="1398322825" name="Picture 139832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133643" cy="2312205"/>
                    </a:xfrm>
                    <a:prstGeom prst="rect">
                      <a:avLst/>
                    </a:prstGeom>
                    <a:ln w="12700">
                      <a:solidFill>
                        <a:schemeClr val="tx1"/>
                      </a:solidFill>
                    </a:ln>
                  </pic:spPr>
                </pic:pic>
              </a:graphicData>
            </a:graphic>
          </wp:inline>
        </w:drawing>
      </w:r>
    </w:p>
    <w:p w14:paraId="3178E6E7" w14:textId="50B39A83" w:rsidR="000B7DB9" w:rsidRPr="009D74DB" w:rsidRDefault="000B7DB9" w:rsidP="000B7DB9">
      <w:pPr>
        <w:spacing w:after="0" w:line="360" w:lineRule="auto"/>
        <w:ind w:left="1418" w:firstLine="0"/>
        <w:rPr>
          <w:color w:val="auto"/>
          <w:kern w:val="0"/>
          <w:lang w:val="en-ID" w:eastAsia="en-ID"/>
          <w14:ligatures w14:val="none"/>
        </w:rPr>
      </w:pPr>
      <w:r w:rsidRPr="000B7DB9">
        <w:rPr>
          <w:color w:val="auto"/>
          <w:kern w:val="0"/>
          <w:lang w:val="en-ID" w:eastAsia="en-ID"/>
          <w14:ligatures w14:val="none"/>
        </w:rPr>
        <w:t>Gambar tersebut menunjukkan tampilan halaman login aplikasi Sistem Perpustakaan. Halaman ini memiliki judul “</w:t>
      </w:r>
      <w:r w:rsidRPr="000B7DB9">
        <w:rPr>
          <w:i/>
          <w:color w:val="auto"/>
          <w:kern w:val="0"/>
          <w:lang w:val="en-ID" w:eastAsia="en-ID"/>
          <w14:ligatures w14:val="none"/>
        </w:rPr>
        <w:t>LOGIN</w:t>
      </w:r>
      <w:r w:rsidRPr="000B7DB9">
        <w:rPr>
          <w:color w:val="auto"/>
          <w:kern w:val="0"/>
          <w:lang w:val="en-ID" w:eastAsia="en-ID"/>
          <w14:ligatures w14:val="none"/>
        </w:rPr>
        <w:t xml:space="preserve"> </w:t>
      </w:r>
      <w:r w:rsidRPr="000B7DB9">
        <w:rPr>
          <w:i/>
          <w:color w:val="auto"/>
          <w:kern w:val="0"/>
          <w:lang w:val="en-ID" w:eastAsia="en-ID"/>
          <w14:ligatures w14:val="none"/>
        </w:rPr>
        <w:t>SISTEM</w:t>
      </w:r>
      <w:r w:rsidRPr="000B7DB9">
        <w:rPr>
          <w:color w:val="auto"/>
          <w:kern w:val="0"/>
          <w:lang w:val="en-ID" w:eastAsia="en-ID"/>
          <w14:ligatures w14:val="none"/>
        </w:rPr>
        <w:t xml:space="preserve">”, kolom untuk memasukkan </w:t>
      </w:r>
      <w:r w:rsidRPr="000B7DB9">
        <w:rPr>
          <w:i/>
          <w:color w:val="auto"/>
          <w:kern w:val="0"/>
          <w:lang w:val="en-ID" w:eastAsia="en-ID"/>
          <w14:ligatures w14:val="none"/>
        </w:rPr>
        <w:t>username</w:t>
      </w:r>
      <w:r w:rsidRPr="000B7DB9">
        <w:rPr>
          <w:color w:val="auto"/>
          <w:kern w:val="0"/>
          <w:lang w:val="en-ID" w:eastAsia="en-ID"/>
          <w14:ligatures w14:val="none"/>
        </w:rPr>
        <w:t xml:space="preserve"> dan </w:t>
      </w:r>
      <w:r w:rsidRPr="000B7DB9">
        <w:rPr>
          <w:i/>
          <w:color w:val="auto"/>
          <w:kern w:val="0"/>
          <w:lang w:val="en-ID" w:eastAsia="en-ID"/>
          <w14:ligatures w14:val="none"/>
        </w:rPr>
        <w:t>password</w:t>
      </w:r>
      <w:r w:rsidRPr="000B7DB9">
        <w:rPr>
          <w:color w:val="auto"/>
          <w:kern w:val="0"/>
          <w:lang w:val="en-ID" w:eastAsia="en-ID"/>
          <w14:ligatures w14:val="none"/>
        </w:rPr>
        <w:t xml:space="preserve">, serta tombol “Masuk” untuk memproses autentikasi pengguna. Password ditampilkan dalam bentuk karakter tersembunyi untuk menjaga privasi. </w:t>
      </w:r>
    </w:p>
    <w:p w14:paraId="25F68BF8" w14:textId="71A88D24" w:rsidR="000B7DB9" w:rsidRPr="009D74DB" w:rsidRDefault="000B7DB9" w:rsidP="000B7DB9">
      <w:pPr>
        <w:pStyle w:val="ListParagraph"/>
        <w:numPr>
          <w:ilvl w:val="0"/>
          <w:numId w:val="94"/>
        </w:numPr>
        <w:spacing w:after="0" w:line="360" w:lineRule="auto"/>
        <w:ind w:left="1418" w:hanging="284"/>
      </w:pPr>
      <w:r w:rsidRPr="009D74DB">
        <w:lastRenderedPageBreak/>
        <w:t>Tampilan halaman Buku sebagai admin</w:t>
      </w:r>
    </w:p>
    <w:p w14:paraId="6A3BA2B3" w14:textId="7D58025D" w:rsidR="000B7DB9" w:rsidRPr="009D74DB" w:rsidRDefault="000B7DB9" w:rsidP="000B7DB9">
      <w:pPr>
        <w:pStyle w:val="ListParagraph"/>
        <w:spacing w:after="0" w:line="360" w:lineRule="auto"/>
        <w:ind w:left="1418" w:firstLine="0"/>
      </w:pPr>
      <w:r w:rsidRPr="009D74DB">
        <w:drawing>
          <wp:inline distT="0" distB="0" distL="0" distR="0" wp14:anchorId="2C7722B2" wp14:editId="043C028A">
            <wp:extent cx="4114800" cy="2017987"/>
            <wp:effectExtent l="19050" t="19050" r="19050" b="20955"/>
            <wp:docPr id="1398322826" name="Picture 139832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139121" cy="2029914"/>
                    </a:xfrm>
                    <a:prstGeom prst="rect">
                      <a:avLst/>
                    </a:prstGeom>
                    <a:ln w="12700">
                      <a:solidFill>
                        <a:schemeClr val="tx1"/>
                      </a:solidFill>
                    </a:ln>
                  </pic:spPr>
                </pic:pic>
              </a:graphicData>
            </a:graphic>
          </wp:inline>
        </w:drawing>
      </w:r>
    </w:p>
    <w:p w14:paraId="345F9575" w14:textId="40E85E8E" w:rsidR="00F72D88" w:rsidRPr="009D74DB" w:rsidRDefault="00F72D88" w:rsidP="00F72D88">
      <w:pPr>
        <w:spacing w:after="0" w:line="360" w:lineRule="auto"/>
        <w:ind w:left="1418" w:firstLine="0"/>
        <w:rPr>
          <w:color w:val="auto"/>
          <w:kern w:val="0"/>
          <w:lang w:val="en-ID" w:eastAsia="en-ID"/>
          <w14:ligatures w14:val="none"/>
        </w:rPr>
      </w:pPr>
      <w:r w:rsidRPr="00F72D88">
        <w:rPr>
          <w:color w:val="auto"/>
          <w:kern w:val="0"/>
          <w:lang w:val="en-ID" w:eastAsia="en-ID"/>
          <w14:ligatures w14:val="none"/>
        </w:rPr>
        <w:t xml:space="preserve">Gambar tersebut menunjukkan halaman Sistem Manajemen Perpustakaan dalam mode anggota. Pada halaman ini, anggota dapat melihat daftar koleksi buku yang berisi </w:t>
      </w:r>
      <w:r w:rsidRPr="00F72D88">
        <w:rPr>
          <w:i/>
          <w:color w:val="auto"/>
          <w:kern w:val="0"/>
          <w:lang w:val="en-ID" w:eastAsia="en-ID"/>
          <w14:ligatures w14:val="none"/>
        </w:rPr>
        <w:t>ID</w:t>
      </w:r>
      <w:r w:rsidRPr="00F72D88">
        <w:rPr>
          <w:color w:val="auto"/>
          <w:kern w:val="0"/>
          <w:lang w:val="en-ID" w:eastAsia="en-ID"/>
          <w14:ligatures w14:val="none"/>
        </w:rPr>
        <w:t>, judul buku, penulis, dan tahun terbit. Namun, fitur penambahan dan pengelolaan data buku dibatasi untuk admin. Pembatasan ini diterapkan untuk menjaga keamanan dan mencegah perubahan data oleh pengguna yang tidak memiliki hak akses.</w:t>
      </w:r>
    </w:p>
    <w:p w14:paraId="007D9B70" w14:textId="77777777" w:rsidR="000B7DB9" w:rsidRPr="009D74DB" w:rsidRDefault="000B7DB9" w:rsidP="000B7DB9">
      <w:pPr>
        <w:pStyle w:val="ListParagraph"/>
        <w:numPr>
          <w:ilvl w:val="0"/>
          <w:numId w:val="94"/>
        </w:numPr>
        <w:spacing w:after="0" w:line="360" w:lineRule="auto"/>
        <w:ind w:left="1418" w:hanging="284"/>
        <w:rPr>
          <w:rFonts w:eastAsiaTheme="majorEastAsia"/>
          <w:b/>
          <w:color w:val="auto"/>
        </w:rPr>
      </w:pPr>
      <w:r w:rsidRPr="009D74DB">
        <w:t>Tampilan halaman Buku sebagai anggota</w:t>
      </w:r>
    </w:p>
    <w:p w14:paraId="0135815F" w14:textId="77777777" w:rsidR="000B7DB9" w:rsidRPr="009D74DB" w:rsidRDefault="000B7DB9" w:rsidP="000B7DB9">
      <w:pPr>
        <w:pStyle w:val="ListParagraph"/>
        <w:spacing w:after="0" w:line="360" w:lineRule="auto"/>
        <w:ind w:left="1418" w:firstLine="0"/>
      </w:pPr>
      <w:r w:rsidRPr="009D74DB">
        <w:drawing>
          <wp:inline distT="0" distB="0" distL="0" distR="0" wp14:anchorId="1852FB07" wp14:editId="2BB121C8">
            <wp:extent cx="4114800" cy="2223135"/>
            <wp:effectExtent l="19050" t="19050" r="19050" b="28575"/>
            <wp:docPr id="1398322827" name="Picture 139832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114800" cy="2223135"/>
                    </a:xfrm>
                    <a:prstGeom prst="rect">
                      <a:avLst/>
                    </a:prstGeom>
                    <a:ln w="12700">
                      <a:solidFill>
                        <a:schemeClr val="tx1"/>
                      </a:solidFill>
                    </a:ln>
                  </pic:spPr>
                </pic:pic>
              </a:graphicData>
            </a:graphic>
          </wp:inline>
        </w:drawing>
      </w:r>
    </w:p>
    <w:p w14:paraId="71001FAA" w14:textId="1D57DA99" w:rsidR="000B7DB9" w:rsidRPr="009D74DB" w:rsidRDefault="000B7DB9" w:rsidP="000B7DB9">
      <w:pPr>
        <w:spacing w:after="0" w:line="360" w:lineRule="auto"/>
        <w:ind w:left="1418" w:firstLine="0"/>
        <w:rPr>
          <w:color w:val="auto"/>
          <w:kern w:val="0"/>
          <w:lang w:val="en-ID" w:eastAsia="en-ID"/>
          <w14:ligatures w14:val="none"/>
        </w:rPr>
      </w:pPr>
      <w:r w:rsidRPr="000B7DB9">
        <w:rPr>
          <w:color w:val="auto"/>
          <w:kern w:val="0"/>
          <w:lang w:val="en-ID" w:eastAsia="en-ID"/>
          <w14:ligatures w14:val="none"/>
        </w:rPr>
        <w:t>Gambar tersebut menunjukkan halaman Sistem Manajemen Perpustakaan dalam mode anggota. Anggota dapat melihat daftar koleksi buku, tetapi tidak memiliki akses untuk menambahkan data buku. Hak akses ini dibatasi berdasarkan role pengguna, sehingga pengelolaan data buku dilakukan oleh admin.</w:t>
      </w:r>
    </w:p>
    <w:p w14:paraId="4F36FC93" w14:textId="77777777" w:rsidR="003319AC" w:rsidRPr="009D74DB" w:rsidRDefault="003319AC" w:rsidP="003319AC">
      <w:pPr>
        <w:pStyle w:val="Heading3"/>
        <w:numPr>
          <w:ilvl w:val="2"/>
          <w:numId w:val="54"/>
        </w:numPr>
        <w:spacing w:before="0" w:line="360" w:lineRule="auto"/>
        <w:ind w:left="1134" w:hanging="567"/>
        <w:jc w:val="both"/>
        <w:rPr>
          <w:rFonts w:cs="Times New Roman"/>
        </w:rPr>
      </w:pPr>
      <w:r w:rsidRPr="009D74DB">
        <w:rPr>
          <w:rFonts w:cs="Times New Roman"/>
          <w:i/>
        </w:rPr>
        <w:lastRenderedPageBreak/>
        <w:t>Otomasi Ci/Cd Pipeline</w:t>
      </w:r>
      <w:r w:rsidRPr="009D74DB">
        <w:rPr>
          <w:rFonts w:cs="Times New Roman"/>
        </w:rPr>
        <w:t xml:space="preserve"> Dan Pemaketan Aplikasi </w:t>
      </w:r>
    </w:p>
    <w:p w14:paraId="5DCBC2C9" w14:textId="4FFAFD80" w:rsidR="00A900DF" w:rsidRDefault="00A900DF" w:rsidP="00A900DF">
      <w:pPr>
        <w:pStyle w:val="ListParagraph"/>
        <w:numPr>
          <w:ilvl w:val="0"/>
          <w:numId w:val="107"/>
        </w:numPr>
        <w:spacing w:after="0" w:line="360" w:lineRule="auto"/>
        <w:ind w:left="1418" w:right="1" w:hanging="284"/>
      </w:pPr>
      <w:r>
        <w:t xml:space="preserve">Tampilan tab Actions di GitHub </w:t>
      </w:r>
    </w:p>
    <w:p w14:paraId="6ADBF263" w14:textId="2A21CD08" w:rsidR="00A900DF" w:rsidRDefault="00A900DF" w:rsidP="00A900DF">
      <w:pPr>
        <w:pStyle w:val="ListParagraph"/>
        <w:spacing w:after="0" w:line="360" w:lineRule="auto"/>
        <w:ind w:left="1418" w:right="1" w:firstLine="0"/>
      </w:pPr>
      <w:r w:rsidRPr="00A900DF">
        <w:drawing>
          <wp:inline distT="0" distB="0" distL="0" distR="0" wp14:anchorId="2E71DA2F" wp14:editId="76EF94EF">
            <wp:extent cx="4091637" cy="683812"/>
            <wp:effectExtent l="19050" t="19050" r="23495" b="21590"/>
            <wp:docPr id="1398322849" name="Picture 139832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137400" cy="691460"/>
                    </a:xfrm>
                    <a:prstGeom prst="rect">
                      <a:avLst/>
                    </a:prstGeom>
                    <a:ln w="12700">
                      <a:solidFill>
                        <a:schemeClr val="tx1"/>
                      </a:solidFill>
                    </a:ln>
                  </pic:spPr>
                </pic:pic>
              </a:graphicData>
            </a:graphic>
          </wp:inline>
        </w:drawing>
      </w:r>
    </w:p>
    <w:p w14:paraId="39A1C396" w14:textId="77777777" w:rsidR="00385074" w:rsidRPr="00385074" w:rsidRDefault="00385074" w:rsidP="00385074">
      <w:pPr>
        <w:pStyle w:val="ListParagraph"/>
        <w:spacing w:after="0" w:line="360" w:lineRule="auto"/>
        <w:ind w:left="1418" w:firstLine="0"/>
        <w:rPr>
          <w:color w:val="auto"/>
          <w:kern w:val="0"/>
          <w:lang w:val="en-ID" w:eastAsia="en-ID"/>
          <w14:ligatures w14:val="none"/>
        </w:rPr>
      </w:pPr>
      <w:r w:rsidRPr="00385074">
        <w:rPr>
          <w:color w:val="auto"/>
          <w:kern w:val="0"/>
          <w:lang w:val="en-ID" w:eastAsia="en-ID"/>
          <w14:ligatures w14:val="none"/>
        </w:rPr>
        <w:t xml:space="preserve">Gambar ini menunjukkan tab Actions pada repositori Modul3.RPL dengan satu </w:t>
      </w:r>
      <w:r w:rsidRPr="00385074">
        <w:rPr>
          <w:i/>
          <w:iCs/>
          <w:color w:val="auto"/>
          <w:kern w:val="0"/>
          <w:lang w:val="en-ID" w:eastAsia="en-ID"/>
          <w14:ligatures w14:val="none"/>
        </w:rPr>
        <w:t>workflow run</w:t>
      </w:r>
      <w:r w:rsidRPr="00385074">
        <w:rPr>
          <w:color w:val="auto"/>
          <w:kern w:val="0"/>
          <w:lang w:val="en-ID" w:eastAsia="en-ID"/>
          <w14:ligatures w14:val="none"/>
        </w:rPr>
        <w:t xml:space="preserve"> pada </w:t>
      </w:r>
      <w:r w:rsidRPr="00385074">
        <w:rPr>
          <w:i/>
          <w:iCs/>
          <w:color w:val="auto"/>
          <w:kern w:val="0"/>
          <w:lang w:val="en-ID" w:eastAsia="en-ID"/>
          <w14:ligatures w14:val="none"/>
        </w:rPr>
        <w:t>branch</w:t>
      </w:r>
      <w:r w:rsidRPr="00385074">
        <w:rPr>
          <w:color w:val="auto"/>
          <w:kern w:val="0"/>
          <w:lang w:val="en-ID" w:eastAsia="en-ID"/>
          <w14:ligatures w14:val="none"/>
        </w:rPr>
        <w:t xml:space="preserve"> main yang berstatus centang hijau, artinya pipeline </w:t>
      </w:r>
      <w:r w:rsidRPr="00385074">
        <w:rPr>
          <w:i/>
          <w:iCs/>
          <w:color w:val="auto"/>
          <w:kern w:val="0"/>
          <w:lang w:val="en-ID" w:eastAsia="en-ID"/>
          <w14:ligatures w14:val="none"/>
        </w:rPr>
        <w:t>Continuous Integration</w:t>
      </w:r>
      <w:r w:rsidRPr="00385074">
        <w:rPr>
          <w:color w:val="auto"/>
          <w:kern w:val="0"/>
          <w:lang w:val="en-ID" w:eastAsia="en-ID"/>
          <w14:ligatures w14:val="none"/>
        </w:rPr>
        <w:t xml:space="preserve"> (CI) berhasil menjalankan seluruh tahapannya, mulai dari </w:t>
      </w:r>
      <w:r w:rsidRPr="00385074">
        <w:rPr>
          <w:i/>
          <w:iCs/>
          <w:color w:val="auto"/>
          <w:kern w:val="0"/>
          <w:lang w:val="en-ID" w:eastAsia="en-ID"/>
          <w14:ligatures w14:val="none"/>
        </w:rPr>
        <w:t>checkout</w:t>
      </w:r>
      <w:r w:rsidRPr="00385074">
        <w:rPr>
          <w:color w:val="auto"/>
          <w:kern w:val="0"/>
          <w:lang w:val="en-ID" w:eastAsia="en-ID"/>
          <w14:ligatures w14:val="none"/>
        </w:rPr>
        <w:t xml:space="preserve">, instalasi dependensi, hingga pengujian dengan </w:t>
      </w:r>
      <w:r w:rsidRPr="00385074">
        <w:rPr>
          <w:i/>
          <w:iCs/>
          <w:color w:val="auto"/>
          <w:kern w:val="0"/>
          <w:lang w:val="en-ID" w:eastAsia="en-ID"/>
          <w14:ligatures w14:val="none"/>
        </w:rPr>
        <w:t>pytest</w:t>
      </w:r>
      <w:r w:rsidRPr="00385074">
        <w:rPr>
          <w:color w:val="auto"/>
          <w:kern w:val="0"/>
          <w:lang w:val="en-ID" w:eastAsia="en-ID"/>
          <w14:ligatures w14:val="none"/>
        </w:rPr>
        <w:t>.</w:t>
      </w:r>
    </w:p>
    <w:p w14:paraId="76FEB1D9" w14:textId="41F0A752" w:rsidR="00385074" w:rsidRDefault="00A900DF" w:rsidP="00A900DF">
      <w:pPr>
        <w:pStyle w:val="ListParagraph"/>
        <w:numPr>
          <w:ilvl w:val="0"/>
          <w:numId w:val="107"/>
        </w:numPr>
        <w:spacing w:after="0" w:line="360" w:lineRule="auto"/>
        <w:ind w:left="1418" w:right="1" w:hanging="284"/>
      </w:pPr>
      <w:r>
        <w:t xml:space="preserve">Tampilan isi folder dist/ yang menampilkan file AplikasiPerpustakaan.exe </w:t>
      </w:r>
    </w:p>
    <w:p w14:paraId="484FDEF6" w14:textId="06C7ABF2" w:rsidR="00385074" w:rsidRDefault="00385074" w:rsidP="00385074">
      <w:pPr>
        <w:pStyle w:val="ListParagraph"/>
        <w:spacing w:after="0" w:line="360" w:lineRule="auto"/>
        <w:ind w:left="1418" w:right="1" w:firstLine="0"/>
      </w:pPr>
      <w:r w:rsidRPr="00385074">
        <w:drawing>
          <wp:inline distT="0" distB="0" distL="0" distR="0" wp14:anchorId="374FAB3E" wp14:editId="2F36BE04">
            <wp:extent cx="4092575" cy="540689"/>
            <wp:effectExtent l="19050" t="19050" r="22225" b="12065"/>
            <wp:docPr id="1398322851" name="Picture 139832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110123" cy="543007"/>
                    </a:xfrm>
                    <a:prstGeom prst="rect">
                      <a:avLst/>
                    </a:prstGeom>
                    <a:ln w="12700">
                      <a:solidFill>
                        <a:schemeClr val="tx1"/>
                      </a:solidFill>
                    </a:ln>
                  </pic:spPr>
                </pic:pic>
              </a:graphicData>
            </a:graphic>
          </wp:inline>
        </w:drawing>
      </w:r>
    </w:p>
    <w:p w14:paraId="351C1950" w14:textId="3737D8F8" w:rsidR="00385074" w:rsidRPr="00385074" w:rsidRDefault="00385074" w:rsidP="00385074">
      <w:pPr>
        <w:pStyle w:val="ListParagraph"/>
        <w:spacing w:after="0" w:line="360" w:lineRule="auto"/>
        <w:ind w:left="1418" w:firstLine="0"/>
        <w:rPr>
          <w:color w:val="auto"/>
          <w:kern w:val="0"/>
          <w:lang w:val="en-ID" w:eastAsia="en-ID"/>
          <w14:ligatures w14:val="none"/>
        </w:rPr>
      </w:pPr>
      <w:r w:rsidRPr="00385074">
        <w:rPr>
          <w:color w:val="auto"/>
          <w:kern w:val="0"/>
          <w:lang w:val="en-ID" w:eastAsia="en-ID"/>
          <w14:ligatures w14:val="none"/>
        </w:rPr>
        <w:t xml:space="preserve">Gambar ini menunjukkan folder </w:t>
      </w:r>
      <w:r w:rsidRPr="00385074">
        <w:rPr>
          <w:rFonts w:ascii="Courier New" w:hAnsi="Courier New" w:cs="Courier New"/>
          <w:color w:val="auto"/>
          <w:kern w:val="0"/>
          <w:sz w:val="20"/>
          <w:szCs w:val="20"/>
          <w:lang w:val="en-ID" w:eastAsia="en-ID"/>
          <w14:ligatures w14:val="none"/>
        </w:rPr>
        <w:t>dist</w:t>
      </w:r>
      <w:r w:rsidRPr="00385074">
        <w:rPr>
          <w:color w:val="auto"/>
          <w:kern w:val="0"/>
          <w:lang w:val="en-ID" w:eastAsia="en-ID"/>
          <w14:ligatures w14:val="none"/>
        </w:rPr>
        <w:t xml:space="preserve"> di VS Code yang berisi file </w:t>
      </w:r>
      <w:r w:rsidRPr="00385074">
        <w:rPr>
          <w:rFonts w:ascii="Courier New" w:hAnsi="Courier New" w:cs="Courier New"/>
          <w:color w:val="auto"/>
          <w:kern w:val="0"/>
          <w:sz w:val="20"/>
          <w:szCs w:val="20"/>
          <w:lang w:val="en-ID" w:eastAsia="en-ID"/>
          <w14:ligatures w14:val="none"/>
        </w:rPr>
        <w:t>AplikasiPerpustakaan.exe</w:t>
      </w:r>
      <w:r w:rsidRPr="00385074">
        <w:rPr>
          <w:color w:val="auto"/>
          <w:kern w:val="0"/>
          <w:lang w:val="en-ID" w:eastAsia="en-ID"/>
          <w14:ligatures w14:val="none"/>
        </w:rPr>
        <w:t>, sedangkan log PyInstaller di terminal (</w:t>
      </w:r>
      <w:r w:rsidRPr="00385074">
        <w:rPr>
          <w:i/>
          <w:iCs/>
          <w:color w:val="auto"/>
          <w:kern w:val="0"/>
          <w:lang w:val="en-ID" w:eastAsia="en-ID"/>
          <w14:ligatures w14:val="none"/>
        </w:rPr>
        <w:t>Copying</w:t>
      </w:r>
      <w:r w:rsidRPr="00385074">
        <w:rPr>
          <w:color w:val="auto"/>
          <w:kern w:val="0"/>
          <w:lang w:val="en-ID" w:eastAsia="en-ID"/>
          <w14:ligatures w14:val="none"/>
        </w:rPr>
        <w:t xml:space="preserve">, </w:t>
      </w:r>
      <w:r w:rsidRPr="00385074">
        <w:rPr>
          <w:i/>
          <w:iCs/>
          <w:color w:val="auto"/>
          <w:kern w:val="0"/>
          <w:lang w:val="en-ID" w:eastAsia="en-ID"/>
          <w14:ligatures w14:val="none"/>
        </w:rPr>
        <w:t>Embedding</w:t>
      </w:r>
      <w:r w:rsidRPr="00385074">
        <w:rPr>
          <w:color w:val="auto"/>
          <w:kern w:val="0"/>
          <w:lang w:val="en-ID" w:eastAsia="en-ID"/>
          <w14:ligatures w14:val="none"/>
        </w:rPr>
        <w:t xml:space="preserve">, Appending, </w:t>
      </w:r>
      <w:r w:rsidRPr="00385074">
        <w:rPr>
          <w:i/>
          <w:iCs/>
          <w:color w:val="auto"/>
          <w:kern w:val="0"/>
          <w:lang w:val="en-ID" w:eastAsia="en-ID"/>
          <w14:ligatures w14:val="none"/>
        </w:rPr>
        <w:t>Building</w:t>
      </w:r>
      <w:r w:rsidRPr="00385074">
        <w:rPr>
          <w:color w:val="auto"/>
          <w:kern w:val="0"/>
          <w:lang w:val="en-ID" w:eastAsia="en-ID"/>
          <w14:ligatures w14:val="none"/>
        </w:rPr>
        <w:t xml:space="preserve">) menandakan bahwa aplikasi Sistem Perpustakaan berhasil dikemas menjadi satu file </w:t>
      </w:r>
      <w:r w:rsidRPr="00385074">
        <w:rPr>
          <w:i/>
          <w:iCs/>
          <w:color w:val="auto"/>
          <w:kern w:val="0"/>
          <w:lang w:val="en-ID" w:eastAsia="en-ID"/>
          <w14:ligatures w14:val="none"/>
        </w:rPr>
        <w:t>executable</w:t>
      </w:r>
      <w:r w:rsidRPr="00385074">
        <w:rPr>
          <w:color w:val="auto"/>
          <w:kern w:val="0"/>
          <w:lang w:val="en-ID" w:eastAsia="en-ID"/>
          <w14:ligatures w14:val="none"/>
        </w:rPr>
        <w:t xml:space="preserve"> yang dapat dijalankan di Windows tanpa Python.</w:t>
      </w:r>
    </w:p>
    <w:p w14:paraId="6CFC898F" w14:textId="451496F9" w:rsidR="00A900DF" w:rsidRDefault="00A900DF" w:rsidP="00A900DF">
      <w:pPr>
        <w:pStyle w:val="ListParagraph"/>
        <w:numPr>
          <w:ilvl w:val="0"/>
          <w:numId w:val="107"/>
        </w:numPr>
        <w:spacing w:after="0" w:line="360" w:lineRule="auto"/>
        <w:ind w:left="1418" w:right="1" w:hanging="284"/>
      </w:pPr>
      <w:r>
        <w:t xml:space="preserve">Tampilan hasil dijalankannya aplikasi .exe </w:t>
      </w:r>
    </w:p>
    <w:p w14:paraId="4E69E304" w14:textId="7ECE1435" w:rsidR="003319AC" w:rsidRDefault="00385074" w:rsidP="00385074">
      <w:pPr>
        <w:spacing w:after="0" w:line="278" w:lineRule="auto"/>
        <w:ind w:left="1418" w:firstLine="0"/>
        <w:jc w:val="left"/>
        <w:rPr>
          <w:color w:val="auto"/>
          <w:kern w:val="0"/>
          <w:lang w:val="en-ID" w:eastAsia="en-ID"/>
          <w14:ligatures w14:val="none"/>
        </w:rPr>
      </w:pPr>
      <w:r w:rsidRPr="00385074">
        <w:rPr>
          <w:color w:val="auto"/>
          <w:kern w:val="0"/>
          <w:lang w:val="en-ID" w:eastAsia="en-ID"/>
          <w14:ligatures w14:val="none"/>
        </w:rPr>
        <w:drawing>
          <wp:inline distT="0" distB="0" distL="0" distR="0" wp14:anchorId="1119E455" wp14:editId="371390D3">
            <wp:extent cx="4089053" cy="1430655"/>
            <wp:effectExtent l="19050" t="19050" r="26035" b="17145"/>
            <wp:docPr id="1398322853" name="Picture 139832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4234998" cy="1481718"/>
                    </a:xfrm>
                    <a:prstGeom prst="rect">
                      <a:avLst/>
                    </a:prstGeom>
                    <a:ln w="12700">
                      <a:solidFill>
                        <a:schemeClr val="tx1"/>
                      </a:solidFill>
                    </a:ln>
                  </pic:spPr>
                </pic:pic>
              </a:graphicData>
            </a:graphic>
          </wp:inline>
        </w:drawing>
      </w:r>
    </w:p>
    <w:p w14:paraId="0FD8E941" w14:textId="3F333105" w:rsidR="00385074" w:rsidRPr="00385074" w:rsidRDefault="00385074" w:rsidP="00385074">
      <w:pPr>
        <w:pStyle w:val="ListParagraph"/>
        <w:spacing w:after="0" w:line="360" w:lineRule="auto"/>
        <w:ind w:left="1418" w:firstLine="0"/>
        <w:rPr>
          <w:color w:val="auto"/>
          <w:kern w:val="0"/>
          <w:lang w:val="en-ID" w:eastAsia="en-ID"/>
          <w14:ligatures w14:val="none"/>
        </w:rPr>
      </w:pPr>
      <w:r w:rsidRPr="00385074">
        <w:rPr>
          <w:color w:val="auto"/>
          <w:kern w:val="0"/>
          <w:lang w:val="en-ID" w:eastAsia="en-ID"/>
          <w14:ligatures w14:val="none"/>
        </w:rPr>
        <w:t xml:space="preserve">Gambar ini menunjukkan halaman login Sistem Perpustakaan yang berhasil tampil dari file </w:t>
      </w:r>
      <w:r w:rsidRPr="00385074">
        <w:rPr>
          <w:rFonts w:ascii="Courier New" w:hAnsi="Courier New" w:cs="Courier New"/>
          <w:color w:val="auto"/>
          <w:kern w:val="0"/>
          <w:sz w:val="20"/>
          <w:szCs w:val="20"/>
          <w:lang w:val="en-ID" w:eastAsia="en-ID"/>
          <w14:ligatures w14:val="none"/>
        </w:rPr>
        <w:t>AplikasiPerpustakaan.exe</w:t>
      </w:r>
      <w:r w:rsidRPr="00385074">
        <w:rPr>
          <w:color w:val="auto"/>
          <w:kern w:val="0"/>
          <w:lang w:val="en-ID" w:eastAsia="en-ID"/>
          <w14:ligatures w14:val="none"/>
        </w:rPr>
        <w:t xml:space="preserve">, lengkap dengan kolom </w:t>
      </w:r>
      <w:r w:rsidRPr="00385074">
        <w:rPr>
          <w:i/>
          <w:iCs/>
          <w:color w:val="auto"/>
          <w:kern w:val="0"/>
          <w:lang w:val="en-ID" w:eastAsia="en-ID"/>
          <w14:ligatures w14:val="none"/>
        </w:rPr>
        <w:t>Username</w:t>
      </w:r>
      <w:r w:rsidRPr="00385074">
        <w:rPr>
          <w:color w:val="auto"/>
          <w:kern w:val="0"/>
          <w:lang w:val="en-ID" w:eastAsia="en-ID"/>
          <w14:ligatures w14:val="none"/>
        </w:rPr>
        <w:t xml:space="preserve">, </w:t>
      </w:r>
      <w:r w:rsidRPr="00385074">
        <w:rPr>
          <w:i/>
          <w:iCs/>
          <w:color w:val="auto"/>
          <w:kern w:val="0"/>
          <w:lang w:val="en-ID" w:eastAsia="en-ID"/>
          <w14:ligatures w14:val="none"/>
        </w:rPr>
        <w:t>Password</w:t>
      </w:r>
      <w:r w:rsidRPr="00385074">
        <w:rPr>
          <w:color w:val="auto"/>
          <w:kern w:val="0"/>
          <w:lang w:val="en-ID" w:eastAsia="en-ID"/>
          <w14:ligatures w14:val="none"/>
        </w:rPr>
        <w:t>, dan tombol "Masuk", sehingga</w:t>
      </w:r>
      <w:r>
        <w:rPr>
          <w:color w:val="auto"/>
          <w:kern w:val="0"/>
          <w:lang w:val="en-ID" w:eastAsia="en-ID"/>
          <w14:ligatures w14:val="none"/>
        </w:rPr>
        <w:t xml:space="preserve"> </w:t>
      </w:r>
      <w:r w:rsidRPr="00385074">
        <w:rPr>
          <w:color w:val="auto"/>
          <w:kern w:val="0"/>
          <w:lang w:val="en-ID" w:eastAsia="en-ID"/>
          <w14:ligatures w14:val="none"/>
        </w:rPr>
        <w:t>membuktikan aplikasi berhasil dikemas dengan PyInstaller dan dapat berjalan sebagai program mandiri di Windows.</w:t>
      </w:r>
    </w:p>
    <w:p w14:paraId="5AAE3D8A" w14:textId="513E6FDE" w:rsidR="00DA3338" w:rsidRPr="009D74DB" w:rsidRDefault="00DA3338" w:rsidP="00262518">
      <w:pPr>
        <w:pStyle w:val="Heading1"/>
        <w:spacing w:after="0" w:line="360" w:lineRule="auto"/>
      </w:pPr>
      <w:r w:rsidRPr="009D74DB">
        <w:lastRenderedPageBreak/>
        <w:t>BAB V</w:t>
      </w:r>
      <w:r w:rsidRPr="009D74DB">
        <w:br/>
        <w:t>PENUTUP</w:t>
      </w:r>
    </w:p>
    <w:p w14:paraId="16F7DEBB" w14:textId="54147C07" w:rsidR="004A7CF3" w:rsidRPr="009D74DB" w:rsidRDefault="004A7CF3" w:rsidP="00262518">
      <w:pPr>
        <w:pStyle w:val="Heading2"/>
        <w:numPr>
          <w:ilvl w:val="1"/>
          <w:numId w:val="23"/>
        </w:numPr>
        <w:spacing w:after="0" w:line="360" w:lineRule="auto"/>
        <w:ind w:left="567" w:hanging="567"/>
      </w:pPr>
      <w:r w:rsidRPr="009D74DB">
        <w:t>Kesimpulan</w:t>
      </w:r>
    </w:p>
    <w:p w14:paraId="32139A3F" w14:textId="03B2CB02" w:rsidR="00981948" w:rsidRPr="009D74DB" w:rsidRDefault="00981948" w:rsidP="00262518">
      <w:pPr>
        <w:pStyle w:val="Heading3"/>
        <w:numPr>
          <w:ilvl w:val="2"/>
          <w:numId w:val="23"/>
        </w:numPr>
        <w:spacing w:before="0" w:line="360" w:lineRule="auto"/>
        <w:ind w:left="1134" w:hanging="567"/>
        <w:jc w:val="both"/>
        <w:rPr>
          <w:rFonts w:cs="Times New Roman"/>
        </w:rPr>
      </w:pPr>
      <w:r w:rsidRPr="009D74DB">
        <w:rPr>
          <w:rFonts w:cs="Times New Roman"/>
        </w:rPr>
        <w:t xml:space="preserve">Konsep Dasar RPL,  Pemodelan Aliran Data (DFD), </w:t>
      </w:r>
      <w:r w:rsidRPr="009D74DB">
        <w:rPr>
          <w:rFonts w:cs="Times New Roman"/>
          <w:i/>
          <w:iCs/>
        </w:rPr>
        <w:t>Unified Modeling Language</w:t>
      </w:r>
      <w:r w:rsidRPr="009D74DB">
        <w:rPr>
          <w:rFonts w:cs="Times New Roman"/>
        </w:rPr>
        <w:t xml:space="preserve"> (UML) Menggunakan </w:t>
      </w:r>
      <w:r w:rsidR="00AA55CC" w:rsidRPr="009D74DB">
        <w:rPr>
          <w:rFonts w:cs="Times New Roman"/>
          <w:i/>
        </w:rPr>
        <w:t>Platform Draw.io</w:t>
      </w:r>
    </w:p>
    <w:p w14:paraId="351133F6" w14:textId="39785AC7" w:rsidR="00981948" w:rsidRPr="009D74DB" w:rsidRDefault="00981948" w:rsidP="00262518">
      <w:pPr>
        <w:pStyle w:val="ListParagraph"/>
        <w:spacing w:after="0" w:line="360" w:lineRule="auto"/>
        <w:ind w:left="567" w:firstLine="567"/>
        <w:rPr>
          <w:color w:val="1F1F1F"/>
          <w:kern w:val="0"/>
          <w14:ligatures w14:val="none"/>
        </w:rPr>
      </w:pPr>
      <w:r w:rsidRPr="009D74DB">
        <w:rPr>
          <w:color w:val="1F1F1F"/>
          <w:kern w:val="0"/>
          <w14:ligatures w14:val="none"/>
        </w:rPr>
        <w:t xml:space="preserve">Rekayasa Perangkat Lunak (RPL) merupakan proses yang digunakan untuk merancang dan mengembangkan perangkat lunak secara sistematis agar menghasilkan sistem yang sesuai dengan kebutuhan pengguna. Dalam perancangan sistem, pemodelan sangat diperlukan untuk menggambarkan proses, aliran data, struktur, serta hubungan antarbagian dalam sistem. </w:t>
      </w:r>
      <w:r w:rsidRPr="009D74DB">
        <w:rPr>
          <w:i/>
          <w:iCs/>
          <w:color w:val="1F1F1F"/>
          <w:kern w:val="0"/>
          <w14:ligatures w14:val="none"/>
        </w:rPr>
        <w:t>Data Flow Diagram</w:t>
      </w:r>
      <w:r w:rsidRPr="009D74DB">
        <w:rPr>
          <w:color w:val="1F1F1F"/>
          <w:kern w:val="0"/>
          <w14:ligatures w14:val="none"/>
        </w:rPr>
        <w:t xml:space="preserve"> (DFD) digunakan untuk menggambarkan aliran data mulai dari Diagram Konteks hingga DFD Level 1, sedangkan </w:t>
      </w:r>
      <w:r w:rsidRPr="009D74DB">
        <w:rPr>
          <w:i/>
          <w:iCs/>
          <w:color w:val="1F1F1F"/>
          <w:kern w:val="0"/>
          <w14:ligatures w14:val="none"/>
        </w:rPr>
        <w:t>Unified Modeling Language</w:t>
      </w:r>
      <w:r w:rsidRPr="009D74DB">
        <w:rPr>
          <w:color w:val="1F1F1F"/>
          <w:kern w:val="0"/>
          <w14:ligatures w14:val="none"/>
        </w:rPr>
        <w:t xml:space="preserve"> (UML) digunakan untuk menggambarkan sistem dari sisi pengguna maupun struktur sistem melalui </w:t>
      </w:r>
      <w:r w:rsidRPr="009D74DB">
        <w:rPr>
          <w:i/>
          <w:iCs/>
          <w:color w:val="1F1F1F"/>
          <w:kern w:val="0"/>
          <w14:ligatures w14:val="none"/>
        </w:rPr>
        <w:t>Use Case Diagram</w:t>
      </w:r>
      <w:r w:rsidRPr="009D74DB">
        <w:rPr>
          <w:color w:val="1F1F1F"/>
          <w:kern w:val="0"/>
          <w14:ligatures w14:val="none"/>
        </w:rPr>
        <w:t xml:space="preserve">, </w:t>
      </w:r>
      <w:r w:rsidRPr="009D74DB">
        <w:rPr>
          <w:i/>
          <w:iCs/>
          <w:color w:val="1F1F1F"/>
          <w:kern w:val="0"/>
          <w14:ligatures w14:val="none"/>
        </w:rPr>
        <w:t>Sequence Diagram</w:t>
      </w:r>
      <w:r w:rsidRPr="009D74DB">
        <w:rPr>
          <w:color w:val="1F1F1F"/>
          <w:kern w:val="0"/>
          <w14:ligatures w14:val="none"/>
        </w:rPr>
        <w:t xml:space="preserve">, </w:t>
      </w:r>
      <w:r w:rsidRPr="009D74DB">
        <w:rPr>
          <w:i/>
          <w:iCs/>
          <w:color w:val="1F1F1F"/>
          <w:kern w:val="0"/>
          <w14:ligatures w14:val="none"/>
        </w:rPr>
        <w:t>Activity Diagram</w:t>
      </w:r>
      <w:r w:rsidRPr="009D74DB">
        <w:rPr>
          <w:color w:val="1F1F1F"/>
          <w:kern w:val="0"/>
          <w14:ligatures w14:val="none"/>
        </w:rPr>
        <w:t xml:space="preserve">, dan </w:t>
      </w:r>
      <w:r w:rsidRPr="009D74DB">
        <w:rPr>
          <w:i/>
          <w:iCs/>
          <w:color w:val="1F1F1F"/>
          <w:kern w:val="0"/>
          <w14:ligatures w14:val="none"/>
        </w:rPr>
        <w:t>Class Diagram</w:t>
      </w:r>
      <w:r w:rsidRPr="009D74DB">
        <w:rPr>
          <w:color w:val="1F1F1F"/>
          <w:kern w:val="0"/>
          <w14:ligatures w14:val="none"/>
        </w:rPr>
        <w:t xml:space="preserve">. Penggunaan </w:t>
      </w:r>
      <w:r w:rsidR="00AA55CC" w:rsidRPr="009D74DB">
        <w:rPr>
          <w:i/>
          <w:color w:val="1F1F1F"/>
          <w:kern w:val="0"/>
          <w14:ligatures w14:val="none"/>
        </w:rPr>
        <w:t>Platform Draw.io</w:t>
      </w:r>
      <w:r w:rsidRPr="009D74DB">
        <w:rPr>
          <w:color w:val="1F1F1F"/>
          <w:kern w:val="0"/>
          <w14:ligatures w14:val="none"/>
        </w:rPr>
        <w:t xml:space="preserve"> membantu proses pembuatan berbagai diagram tersebut menjadi lebih mudah, terstruktur, dan mudah dipahami. Dengan adanya pemodelan DFD dan UML, rancangan Sistem Penjualan Barang dapat digambarkan dengan lebih jelas sehingga dapat menjadi dasar dalam proses pengembangan sistem yang terarah dan sesuai dengan kebutuhan.</w:t>
      </w:r>
    </w:p>
    <w:p w14:paraId="17AA0AD8" w14:textId="41728022" w:rsidR="005F17DF" w:rsidRPr="009D74DB" w:rsidRDefault="005F17DF" w:rsidP="00262518">
      <w:pPr>
        <w:pStyle w:val="Heading3"/>
        <w:numPr>
          <w:ilvl w:val="2"/>
          <w:numId w:val="23"/>
        </w:numPr>
        <w:spacing w:before="0" w:line="360" w:lineRule="auto"/>
        <w:ind w:left="1134" w:hanging="567"/>
        <w:jc w:val="both"/>
        <w:rPr>
          <w:rFonts w:cs="Times New Roman"/>
        </w:rPr>
      </w:pPr>
      <w:r w:rsidRPr="009D74DB">
        <w:rPr>
          <w:rFonts w:cs="Times New Roman"/>
          <w:i/>
          <w:iCs/>
        </w:rPr>
        <w:t>Perancangan</w:t>
      </w:r>
      <w:r w:rsidRPr="009D74DB">
        <w:rPr>
          <w:rFonts w:cs="Times New Roman"/>
        </w:rPr>
        <w:t xml:space="preserve"> Arsitektur dan Implementasi Perangkat Lunak</w:t>
      </w:r>
    </w:p>
    <w:p w14:paraId="4C35F14B" w14:textId="3C4C6BB7" w:rsidR="00B002D9" w:rsidRPr="009D74DB" w:rsidRDefault="005F17DF" w:rsidP="00262518">
      <w:pPr>
        <w:spacing w:after="0" w:line="360" w:lineRule="auto"/>
        <w:ind w:left="567" w:firstLine="567"/>
        <w:rPr>
          <w:lang w:val="en-ID"/>
        </w:rPr>
      </w:pPr>
      <w:r w:rsidRPr="009D74DB">
        <w:rPr>
          <w:lang w:eastAsia="en-ID"/>
        </w:rPr>
        <w:t xml:space="preserve">praktikum mempelajari perancangan sistem menggunakan arsitektur </w:t>
      </w:r>
      <w:r w:rsidRPr="009D74DB">
        <w:rPr>
          <w:i/>
          <w:iCs/>
          <w:lang w:eastAsia="en-ID"/>
        </w:rPr>
        <w:t>MVC</w:t>
      </w:r>
      <w:r w:rsidRPr="009D74DB">
        <w:rPr>
          <w:lang w:eastAsia="en-ID"/>
        </w:rPr>
        <w:t xml:space="preserve">, pembuatan ERD, serta implementasi basis data menggunakan </w:t>
      </w:r>
      <w:r w:rsidR="00671F46" w:rsidRPr="009D74DB">
        <w:rPr>
          <w:i/>
          <w:iCs/>
          <w:lang w:eastAsia="en-ID"/>
        </w:rPr>
        <w:t xml:space="preserve">Mysql </w:t>
      </w:r>
      <w:r w:rsidRPr="009D74DB">
        <w:rPr>
          <w:lang w:eastAsia="en-ID"/>
        </w:rPr>
        <w:t xml:space="preserve">. Dalam praktikum juga diterapkan </w:t>
      </w:r>
      <w:r w:rsidRPr="009D74DB">
        <w:rPr>
          <w:i/>
          <w:iCs/>
          <w:lang w:eastAsia="en-ID"/>
        </w:rPr>
        <w:t>primary key</w:t>
      </w:r>
      <w:r w:rsidRPr="009D74DB">
        <w:rPr>
          <w:lang w:eastAsia="en-ID"/>
        </w:rPr>
        <w:t xml:space="preserve">, </w:t>
      </w:r>
      <w:r w:rsidRPr="009D74DB">
        <w:rPr>
          <w:i/>
          <w:iCs/>
          <w:lang w:eastAsia="en-ID"/>
        </w:rPr>
        <w:t>foreign key</w:t>
      </w:r>
      <w:r w:rsidRPr="009D74DB">
        <w:rPr>
          <w:lang w:eastAsia="en-ID"/>
        </w:rPr>
        <w:t xml:space="preserve">, relasi antartabel, dan operasi </w:t>
      </w:r>
      <w:r w:rsidRPr="009D74DB">
        <w:rPr>
          <w:i/>
          <w:iCs/>
          <w:lang w:eastAsia="en-ID"/>
        </w:rPr>
        <w:t>CRUD</w:t>
      </w:r>
      <w:r w:rsidRPr="009D74DB">
        <w:rPr>
          <w:lang w:eastAsia="en-ID"/>
        </w:rPr>
        <w:t xml:space="preserve"> untuk mengelola data perpustakaan. Dengan kegiatan tersebut, dapat dipahami bagaimana </w:t>
      </w:r>
      <w:r w:rsidR="000B473E" w:rsidRPr="009D74DB">
        <w:rPr>
          <w:i/>
          <w:iCs/>
          <w:lang w:eastAsia="en-ID"/>
        </w:rPr>
        <w:t>View</w:t>
      </w:r>
      <w:r w:rsidRPr="009D74DB">
        <w:rPr>
          <w:lang w:eastAsia="en-ID"/>
        </w:rPr>
        <w:t xml:space="preserve">, </w:t>
      </w:r>
      <w:r w:rsidRPr="009D74DB">
        <w:rPr>
          <w:i/>
          <w:iCs/>
          <w:lang w:eastAsia="en-ID"/>
        </w:rPr>
        <w:t>Controller</w:t>
      </w:r>
      <w:r w:rsidRPr="009D74DB">
        <w:rPr>
          <w:lang w:eastAsia="en-ID"/>
        </w:rPr>
        <w:t xml:space="preserve">, dan </w:t>
      </w:r>
      <w:r w:rsidRPr="009D74DB">
        <w:rPr>
          <w:i/>
          <w:iCs/>
          <w:lang w:eastAsia="en-ID"/>
        </w:rPr>
        <w:t>Model</w:t>
      </w:r>
      <w:r w:rsidRPr="009D74DB">
        <w:rPr>
          <w:lang w:eastAsia="en-ID"/>
        </w:rPr>
        <w:t xml:space="preserve"> saling terhubung dengan basis data sehingga sistem dapat berjalan secara terstruktur dan terorganisir. Selain itu, praktikum memberikan pemahaman tentang pengelolaan data, hubungan antarbagian sistem, serta cara membangun aplikasi perpustakaan sederhana yang dapat menampilkan dan mengelola data buku, anggota, dan peminjaman.</w:t>
      </w:r>
    </w:p>
    <w:p w14:paraId="49F16A2A" w14:textId="1B4BE51E" w:rsidR="00981948" w:rsidRPr="009D74DB" w:rsidRDefault="00AA55CC" w:rsidP="00262518">
      <w:pPr>
        <w:pStyle w:val="Heading3"/>
        <w:numPr>
          <w:ilvl w:val="2"/>
          <w:numId w:val="23"/>
        </w:numPr>
        <w:spacing w:before="0" w:line="360" w:lineRule="auto"/>
        <w:ind w:left="1134" w:hanging="567"/>
        <w:jc w:val="both"/>
        <w:rPr>
          <w:rFonts w:cs="Times New Roman"/>
          <w:lang w:val="en-ID"/>
        </w:rPr>
      </w:pPr>
      <w:r w:rsidRPr="009D74DB">
        <w:rPr>
          <w:rFonts w:cs="Times New Roman"/>
          <w:i/>
          <w:lang w:val="en-ID"/>
        </w:rPr>
        <w:lastRenderedPageBreak/>
        <w:t xml:space="preserve">Setup Environment, Code Editor, </w:t>
      </w:r>
      <w:r w:rsidR="00981948" w:rsidRPr="009D74DB">
        <w:rPr>
          <w:rFonts w:cs="Times New Roman"/>
          <w:lang w:val="en-ID"/>
        </w:rPr>
        <w:t xml:space="preserve">Dan </w:t>
      </w:r>
      <w:r w:rsidRPr="009D74DB">
        <w:rPr>
          <w:rFonts w:cs="Times New Roman"/>
          <w:i/>
          <w:lang w:val="en-ID"/>
        </w:rPr>
        <w:t xml:space="preserve">Version Control System </w:t>
      </w:r>
      <w:r w:rsidR="00981948" w:rsidRPr="009D74DB">
        <w:rPr>
          <w:rFonts w:cs="Times New Roman"/>
          <w:lang w:val="en-ID"/>
        </w:rPr>
        <w:t>(VCS)</w:t>
      </w:r>
    </w:p>
    <w:p w14:paraId="0223C2ED" w14:textId="32723F33" w:rsidR="00FE676C" w:rsidRPr="009D74DB" w:rsidRDefault="00FE676C" w:rsidP="00262518">
      <w:pPr>
        <w:pStyle w:val="ListParagraph"/>
        <w:spacing w:after="0" w:line="360" w:lineRule="auto"/>
        <w:ind w:left="567" w:firstLine="567"/>
        <w:rPr>
          <w:color w:val="auto"/>
          <w:kern w:val="0"/>
          <w:lang w:val="en-ID" w:eastAsia="en-ID"/>
          <w14:ligatures w14:val="none"/>
        </w:rPr>
      </w:pPr>
      <w:r w:rsidRPr="009D74DB">
        <w:rPr>
          <w:color w:val="auto"/>
          <w:kern w:val="0"/>
          <w:lang w:val="en-ID" w:eastAsia="en-ID"/>
          <w14:ligatures w14:val="none"/>
        </w:rPr>
        <w:t xml:space="preserve">Kesimpulan dari praktikum Modul III adalah bahwa proses </w:t>
      </w:r>
      <w:r w:rsidRPr="009D74DB">
        <w:rPr>
          <w:i/>
          <w:iCs/>
          <w:color w:val="auto"/>
          <w:kern w:val="0"/>
          <w:lang w:val="en-ID" w:eastAsia="en-ID"/>
          <w14:ligatures w14:val="none"/>
        </w:rPr>
        <w:t>setup environment</w:t>
      </w:r>
      <w:r w:rsidRPr="009D74DB">
        <w:rPr>
          <w:color w:val="auto"/>
          <w:kern w:val="0"/>
          <w:lang w:val="en-ID" w:eastAsia="en-ID"/>
          <w14:ligatures w14:val="none"/>
        </w:rPr>
        <w:t xml:space="preserve">, penggunaan </w:t>
      </w:r>
      <w:r w:rsidRPr="009D74DB">
        <w:rPr>
          <w:i/>
          <w:iCs/>
          <w:color w:val="auto"/>
          <w:kern w:val="0"/>
          <w:lang w:val="en-ID" w:eastAsia="en-ID"/>
          <w14:ligatures w14:val="none"/>
        </w:rPr>
        <w:t>code editor</w:t>
      </w:r>
      <w:r w:rsidRPr="009D74DB">
        <w:rPr>
          <w:color w:val="auto"/>
          <w:kern w:val="0"/>
          <w:lang w:val="en-ID" w:eastAsia="en-ID"/>
          <w14:ligatures w14:val="none"/>
        </w:rPr>
        <w:t xml:space="preserve">, pembuatan </w:t>
      </w:r>
      <w:r w:rsidRPr="009D74DB">
        <w:rPr>
          <w:i/>
          <w:iCs/>
          <w:color w:val="auto"/>
          <w:kern w:val="0"/>
          <w:lang w:val="en-ID" w:eastAsia="en-ID"/>
          <w14:ligatures w14:val="none"/>
        </w:rPr>
        <w:t>virtual environment</w:t>
      </w:r>
      <w:r w:rsidRPr="009D74DB">
        <w:rPr>
          <w:color w:val="auto"/>
          <w:kern w:val="0"/>
          <w:lang w:val="en-ID" w:eastAsia="en-ID"/>
          <w14:ligatures w14:val="none"/>
        </w:rPr>
        <w:t xml:space="preserve">, serta penerapan </w:t>
      </w:r>
      <w:r w:rsidR="00AA55CC" w:rsidRPr="009D74DB">
        <w:rPr>
          <w:i/>
          <w:iCs/>
          <w:color w:val="auto"/>
          <w:kern w:val="0"/>
          <w:lang w:val="en-ID" w:eastAsia="en-ID"/>
          <w14:ligatures w14:val="none"/>
        </w:rPr>
        <w:t xml:space="preserve">Version Control System </w:t>
      </w:r>
      <w:r w:rsidRPr="009D74DB">
        <w:rPr>
          <w:color w:val="auto"/>
          <w:kern w:val="0"/>
          <w:lang w:eastAsia="en-ID"/>
          <w14:ligatures w14:val="none"/>
        </w:rPr>
        <w:t>menggunakan</w:t>
      </w:r>
      <w:r w:rsidRPr="009D74DB">
        <w:rPr>
          <w:color w:val="auto"/>
          <w:kern w:val="0"/>
          <w:lang w:val="en-ID" w:eastAsia="en-ID"/>
          <w14:ligatures w14:val="none"/>
        </w:rPr>
        <w:t xml:space="preserve"> Git dan GitHub telah berhasil dilakukan. </w:t>
      </w:r>
      <w:r w:rsidRPr="009D74DB">
        <w:rPr>
          <w:i/>
          <w:iCs/>
          <w:color w:val="auto"/>
          <w:kern w:val="0"/>
          <w:lang w:val="en-ID" w:eastAsia="en-ID"/>
          <w14:ligatures w14:val="none"/>
        </w:rPr>
        <w:t>Virtual environment</w:t>
      </w:r>
      <w:r w:rsidRPr="009D74DB">
        <w:rPr>
          <w:color w:val="auto"/>
          <w:kern w:val="0"/>
          <w:lang w:val="en-ID" w:eastAsia="en-ID"/>
          <w14:ligatures w14:val="none"/>
        </w:rPr>
        <w:t xml:space="preserve"> digunakan untuk membuat lingkungan Python yang terpisah sehingga </w:t>
      </w:r>
      <w:r w:rsidRPr="009D74DB">
        <w:rPr>
          <w:i/>
          <w:iCs/>
          <w:color w:val="auto"/>
          <w:kern w:val="0"/>
          <w:lang w:val="en-ID" w:eastAsia="en-ID"/>
          <w14:ligatures w14:val="none"/>
        </w:rPr>
        <w:t>dependency</w:t>
      </w:r>
      <w:r w:rsidRPr="009D74DB">
        <w:rPr>
          <w:color w:val="auto"/>
          <w:kern w:val="0"/>
          <w:lang w:val="en-ID" w:eastAsia="en-ID"/>
          <w14:ligatures w14:val="none"/>
        </w:rPr>
        <w:t xml:space="preserve"> proyek dapat dikelola dengan lebih aman, sedangkan VS Code digunakan sebagai </w:t>
      </w:r>
      <w:r w:rsidRPr="009D74DB">
        <w:rPr>
          <w:i/>
          <w:iCs/>
          <w:color w:val="auto"/>
          <w:kern w:val="0"/>
          <w:lang w:val="en-ID" w:eastAsia="en-ID"/>
          <w14:ligatures w14:val="none"/>
        </w:rPr>
        <w:t>code editor</w:t>
      </w:r>
      <w:r w:rsidRPr="009D74DB">
        <w:rPr>
          <w:color w:val="auto"/>
          <w:kern w:val="0"/>
          <w:lang w:val="en-ID" w:eastAsia="en-ID"/>
          <w14:ligatures w14:val="none"/>
        </w:rPr>
        <w:t xml:space="preserve"> sekaligus </w:t>
      </w:r>
      <w:r w:rsidRPr="009D74DB">
        <w:rPr>
          <w:i/>
          <w:iCs/>
          <w:color w:val="auto"/>
          <w:kern w:val="0"/>
          <w:lang w:val="en-ID" w:eastAsia="en-ID"/>
          <w14:ligatures w14:val="none"/>
        </w:rPr>
        <w:t>integrated terminal</w:t>
      </w:r>
      <w:r w:rsidRPr="009D74DB">
        <w:rPr>
          <w:color w:val="auto"/>
          <w:kern w:val="0"/>
          <w:lang w:val="en-ID" w:eastAsia="en-ID"/>
          <w14:ligatures w14:val="none"/>
        </w:rPr>
        <w:t xml:space="preserve"> untuk menjalankan program. Selanjutnya, Git digunakan untuk mengelola perubahan pada berkas melalui proses git init, git add, dan git commit, kemudian repositori lokal dihubungkan dengan GitHub sebagai </w:t>
      </w:r>
      <w:r w:rsidRPr="009D74DB">
        <w:rPr>
          <w:i/>
          <w:iCs/>
          <w:color w:val="auto"/>
          <w:kern w:val="0"/>
          <w:lang w:val="en-ID" w:eastAsia="en-ID"/>
          <w14:ligatures w14:val="none"/>
        </w:rPr>
        <w:t>remote repository</w:t>
      </w:r>
      <w:r w:rsidRPr="009D74DB">
        <w:rPr>
          <w:color w:val="auto"/>
          <w:kern w:val="0"/>
          <w:lang w:val="en-ID" w:eastAsia="en-ID"/>
          <w14:ligatures w14:val="none"/>
        </w:rPr>
        <w:t xml:space="preserve"> melalui proses </w:t>
      </w:r>
      <w:r w:rsidRPr="009D74DB">
        <w:rPr>
          <w:i/>
          <w:iCs/>
          <w:color w:val="auto"/>
          <w:kern w:val="0"/>
          <w:lang w:val="en-ID" w:eastAsia="en-ID"/>
          <w14:ligatures w14:val="none"/>
        </w:rPr>
        <w:t>push</w:t>
      </w:r>
      <w:r w:rsidRPr="009D74DB">
        <w:rPr>
          <w:color w:val="auto"/>
          <w:kern w:val="0"/>
          <w:lang w:val="en-ID" w:eastAsia="en-ID"/>
          <w14:ligatures w14:val="none"/>
        </w:rPr>
        <w:t>. Hasil praktikum menunjukkan bahwa program Python sederhana dapat dijalankan melalui terminal dan berkas proyek berhasil diunggah ke repositori GitHub. Dengan demikian, praktikum ini memberikan pemahaman dasar mengenai persiapan lingkungan pengembangan dan pengelolaan kode menggunakan Git serta GitHub sesuai tujuan praktikum.</w:t>
      </w:r>
    </w:p>
    <w:p w14:paraId="1A9C2FED" w14:textId="07DED1D7" w:rsidR="00B002D9" w:rsidRPr="009D74DB" w:rsidRDefault="00135068" w:rsidP="00262518">
      <w:pPr>
        <w:pStyle w:val="Heading3"/>
        <w:numPr>
          <w:ilvl w:val="2"/>
          <w:numId w:val="23"/>
        </w:numPr>
        <w:spacing w:before="0" w:line="360" w:lineRule="auto"/>
        <w:ind w:left="1134" w:hanging="567"/>
        <w:jc w:val="both"/>
        <w:rPr>
          <w:rFonts w:cs="Times New Roman"/>
          <w:lang w:val="sv-SE"/>
        </w:rPr>
      </w:pPr>
      <w:r w:rsidRPr="009D74DB">
        <w:rPr>
          <w:rFonts w:eastAsia="Times New Roman" w:cs="Times New Roman"/>
          <w:lang w:val="en-ID"/>
        </w:rPr>
        <w:t>Perancangan</w:t>
      </w:r>
      <w:r w:rsidRPr="009D74DB">
        <w:rPr>
          <w:rFonts w:cs="Times New Roman"/>
          <w:lang w:val="sv-SE"/>
        </w:rPr>
        <w:t xml:space="preserve"> </w:t>
      </w:r>
      <w:r w:rsidRPr="009D74DB">
        <w:rPr>
          <w:rFonts w:cs="Times New Roman"/>
        </w:rPr>
        <w:t>Model</w:t>
      </w:r>
      <w:r w:rsidRPr="009D74DB">
        <w:rPr>
          <w:rFonts w:cs="Times New Roman"/>
          <w:lang w:val="sv-SE"/>
        </w:rPr>
        <w:t xml:space="preserve"> </w:t>
      </w:r>
      <w:r w:rsidRPr="009D74DB">
        <w:rPr>
          <w:rFonts w:cs="Times New Roman"/>
          <w:lang w:val="en-ID"/>
        </w:rPr>
        <w:t>Python</w:t>
      </w:r>
      <w:r w:rsidRPr="009D74DB">
        <w:rPr>
          <w:rFonts w:cs="Times New Roman"/>
          <w:lang w:val="sv-SE"/>
        </w:rPr>
        <w:t xml:space="preserve"> Dan Integrasi Basis Data </w:t>
      </w:r>
      <w:r w:rsidR="00671F46" w:rsidRPr="009D74DB">
        <w:rPr>
          <w:rFonts w:cs="Times New Roman"/>
          <w:i/>
          <w:lang w:val="sv-SE"/>
        </w:rPr>
        <w:t xml:space="preserve">Mysql </w:t>
      </w:r>
    </w:p>
    <w:p w14:paraId="1E48346F" w14:textId="08FA31F6" w:rsidR="00283A93" w:rsidRPr="009D74DB" w:rsidRDefault="00283A93" w:rsidP="00262518">
      <w:pPr>
        <w:pStyle w:val="ListParagraph"/>
        <w:spacing w:after="0" w:line="360" w:lineRule="auto"/>
        <w:ind w:left="567" w:firstLine="567"/>
        <w:rPr>
          <w:bCs/>
          <w:color w:val="auto"/>
          <w:kern w:val="0"/>
          <w:lang w:val="en-ID" w:eastAsia="en-ID"/>
          <w14:ligatures w14:val="none"/>
        </w:rPr>
      </w:pPr>
      <w:r w:rsidRPr="009D74DB">
        <w:rPr>
          <w:color w:val="auto"/>
          <w:kern w:val="0"/>
          <w:lang w:val="en-ID" w:eastAsia="en-ID"/>
          <w14:ligatures w14:val="none"/>
        </w:rPr>
        <w:t xml:space="preserve">Praktikum ini berhasil membuktikan bahwa lingkungan kerja </w:t>
      </w:r>
      <w:r w:rsidRPr="009D74DB">
        <w:rPr>
          <w:i/>
          <w:iCs/>
          <w:color w:val="auto"/>
          <w:kern w:val="0"/>
          <w:lang w:val="en-ID" w:eastAsia="en-ID"/>
          <w14:ligatures w14:val="none"/>
        </w:rPr>
        <w:t>Python</w:t>
      </w:r>
      <w:r w:rsidRPr="009D74DB">
        <w:rPr>
          <w:color w:val="auto"/>
          <w:kern w:val="0"/>
          <w:lang w:val="en-ID" w:eastAsia="en-ID"/>
          <w14:ligatures w14:val="none"/>
        </w:rPr>
        <w:t xml:space="preserve"> dapat diintegrasikan secara optimal dengan layanan basis data </w:t>
      </w:r>
      <w:r w:rsidR="00671F46" w:rsidRPr="009D74DB">
        <w:rPr>
          <w:i/>
          <w:iCs/>
          <w:color w:val="auto"/>
          <w:kern w:val="0"/>
          <w:lang w:val="en-ID" w:eastAsia="en-ID"/>
          <w14:ligatures w14:val="none"/>
        </w:rPr>
        <w:t xml:space="preserve">Mysql </w:t>
      </w:r>
      <w:r w:rsidRPr="009D74DB">
        <w:rPr>
          <w:color w:val="auto"/>
          <w:kern w:val="0"/>
          <w:lang w:val="en-ID" w:eastAsia="en-ID"/>
          <w14:ligatures w14:val="none"/>
        </w:rPr>
        <w:t xml:space="preserve"> pada </w:t>
      </w:r>
      <w:r w:rsidRPr="009D74DB">
        <w:rPr>
          <w:i/>
          <w:iCs/>
          <w:color w:val="auto"/>
          <w:kern w:val="0"/>
          <w:lang w:val="en-ID" w:eastAsia="en-ID"/>
          <w14:ligatures w14:val="none"/>
        </w:rPr>
        <w:t>Laragon</w:t>
      </w:r>
      <w:r w:rsidRPr="009D74DB">
        <w:rPr>
          <w:color w:val="auto"/>
          <w:kern w:val="0"/>
          <w:lang w:val="en-ID" w:eastAsia="en-ID"/>
          <w14:ligatures w14:val="none"/>
        </w:rPr>
        <w:t xml:space="preserve"> menggunakan pola arsitektur </w:t>
      </w:r>
      <w:r w:rsidRPr="009D74DB">
        <w:rPr>
          <w:i/>
          <w:iCs/>
          <w:color w:val="auto"/>
          <w:kern w:val="0"/>
          <w:lang w:val="en-ID" w:eastAsia="en-ID"/>
          <w14:ligatures w14:val="none"/>
        </w:rPr>
        <w:t>Model-View-Controller</w:t>
      </w:r>
      <w:r w:rsidRPr="009D74DB">
        <w:rPr>
          <w:color w:val="auto"/>
          <w:kern w:val="0"/>
          <w:lang w:val="en-ID" w:eastAsia="en-ID"/>
          <w14:ligatures w14:val="none"/>
        </w:rPr>
        <w:t xml:space="preserve">. Komponen </w:t>
      </w:r>
      <w:r w:rsidRPr="009D74DB">
        <w:rPr>
          <w:i/>
          <w:iCs/>
          <w:color w:val="auto"/>
          <w:kern w:val="0"/>
          <w:lang w:val="en-ID" w:eastAsia="en-ID"/>
          <w14:ligatures w14:val="none"/>
        </w:rPr>
        <w:t>Model</w:t>
      </w:r>
      <w:r w:rsidRPr="009D74DB">
        <w:rPr>
          <w:color w:val="auto"/>
          <w:kern w:val="0"/>
          <w:lang w:val="en-ID" w:eastAsia="en-ID"/>
          <w14:ligatures w14:val="none"/>
        </w:rPr>
        <w:t xml:space="preserve"> terbukti efektif dalam mengenkapsulasi logika bisnis dan penanganan operasi </w:t>
      </w:r>
      <w:r w:rsidRPr="009D74DB">
        <w:rPr>
          <w:i/>
          <w:iCs/>
          <w:color w:val="auto"/>
          <w:kern w:val="0"/>
          <w:lang w:val="en-ID" w:eastAsia="en-ID"/>
          <w14:ligatures w14:val="none"/>
        </w:rPr>
        <w:t>CRUD</w:t>
      </w:r>
      <w:r w:rsidRPr="009D74DB">
        <w:rPr>
          <w:color w:val="auto"/>
          <w:kern w:val="0"/>
          <w:lang w:val="en-ID" w:eastAsia="en-ID"/>
          <w14:ligatures w14:val="none"/>
        </w:rPr>
        <w:t xml:space="preserve"> melalui pemanfaatan </w:t>
      </w:r>
      <w:r w:rsidRPr="009D74DB">
        <w:rPr>
          <w:i/>
          <w:iCs/>
          <w:color w:val="auto"/>
          <w:kern w:val="0"/>
          <w:lang w:val="en-ID" w:eastAsia="en-ID"/>
          <w14:ligatures w14:val="none"/>
        </w:rPr>
        <w:t>Object-Oriented Programming</w:t>
      </w:r>
      <w:r w:rsidRPr="009D74DB">
        <w:rPr>
          <w:color w:val="auto"/>
          <w:kern w:val="0"/>
          <w:lang w:val="en-ID" w:eastAsia="en-ID"/>
          <w14:ligatures w14:val="none"/>
        </w:rPr>
        <w:t xml:space="preserve"> serta pustaka </w:t>
      </w:r>
      <w:r w:rsidR="00671F46" w:rsidRPr="009D74DB">
        <w:rPr>
          <w:i/>
          <w:iCs/>
          <w:color w:val="auto"/>
          <w:kern w:val="0"/>
          <w:lang w:val="en-ID" w:eastAsia="en-ID"/>
          <w14:ligatures w14:val="none"/>
        </w:rPr>
        <w:t xml:space="preserve">Mysql </w:t>
      </w:r>
      <w:r w:rsidRPr="009D74DB">
        <w:rPr>
          <w:i/>
          <w:iCs/>
          <w:color w:val="auto"/>
          <w:kern w:val="0"/>
          <w:lang w:val="en-ID" w:eastAsia="en-ID"/>
          <w14:ligatures w14:val="none"/>
        </w:rPr>
        <w:t>-connector-python</w:t>
      </w:r>
      <w:r w:rsidRPr="009D74DB">
        <w:rPr>
          <w:color w:val="auto"/>
          <w:kern w:val="0"/>
          <w:lang w:val="en-ID" w:eastAsia="en-ID"/>
          <w14:ligatures w14:val="none"/>
        </w:rPr>
        <w:t xml:space="preserve">. Selain itu, penerapan </w:t>
      </w:r>
      <w:r w:rsidRPr="009D74DB">
        <w:rPr>
          <w:i/>
          <w:iCs/>
          <w:color w:val="auto"/>
          <w:kern w:val="0"/>
          <w:lang w:val="en-ID" w:eastAsia="en-ID"/>
          <w14:ligatures w14:val="none"/>
        </w:rPr>
        <w:t>Prepared Statement</w:t>
      </w:r>
      <w:r w:rsidRPr="009D74DB">
        <w:rPr>
          <w:color w:val="auto"/>
          <w:kern w:val="0"/>
          <w:lang w:val="en-ID" w:eastAsia="en-ID"/>
          <w14:ligatures w14:val="none"/>
        </w:rPr>
        <w:t xml:space="preserve"> dan </w:t>
      </w:r>
      <w:r w:rsidRPr="009D74DB">
        <w:rPr>
          <w:i/>
          <w:iCs/>
          <w:color w:val="auto"/>
          <w:kern w:val="0"/>
          <w:lang w:val="en-ID" w:eastAsia="en-ID"/>
          <w14:ligatures w14:val="none"/>
        </w:rPr>
        <w:t>Parameterized Query</w:t>
      </w:r>
      <w:r w:rsidRPr="009D74DB">
        <w:rPr>
          <w:color w:val="auto"/>
          <w:kern w:val="0"/>
          <w:lang w:val="en-ID" w:eastAsia="en-ID"/>
          <w14:ligatures w14:val="none"/>
        </w:rPr>
        <w:t xml:space="preserve"> memastikan keamanan sistem dari kerentanan injeksi SQL, sementara pengelolaan transaksi secara tepat menjaga integritas data relasional aplikasi. Seluruh rangkaian pengembangan perangkat lunak ini juga telah berhasil disinkronkan dan diunggah ke dalam repositori </w:t>
      </w:r>
      <w:r w:rsidRPr="009D74DB">
        <w:rPr>
          <w:i/>
          <w:iCs/>
          <w:color w:val="auto"/>
          <w:kern w:val="0"/>
          <w:lang w:val="en-ID" w:eastAsia="en-ID"/>
          <w14:ligatures w14:val="none"/>
        </w:rPr>
        <w:t>GitHub</w:t>
      </w:r>
      <w:r w:rsidRPr="009D74DB">
        <w:rPr>
          <w:color w:val="auto"/>
          <w:kern w:val="0"/>
          <w:lang w:val="en-ID" w:eastAsia="en-ID"/>
          <w14:ligatures w14:val="none"/>
        </w:rPr>
        <w:t xml:space="preserve"> secara terstruktur </w:t>
      </w:r>
      <w:r w:rsidRPr="009D74DB">
        <w:rPr>
          <w:bCs/>
          <w:color w:val="auto"/>
          <w:kern w:val="0"/>
          <w:lang w:val="en-ID" w:eastAsia="en-ID"/>
          <w14:ligatures w14:val="none"/>
        </w:rPr>
        <w:t xml:space="preserve">sehingga proses pengembangan dan pengujian dapat dilakukan secara lebih terorganisir dan terdokumentasi dengan baik, </w:t>
      </w:r>
      <w:r w:rsidRPr="009D74DB">
        <w:t>serta mudah dipantau oleh pengguna dan pengembang.</w:t>
      </w:r>
    </w:p>
    <w:p w14:paraId="22ECB771" w14:textId="1A5F016F" w:rsidR="00283A93" w:rsidRPr="009D74DB" w:rsidRDefault="00283A93" w:rsidP="00262518">
      <w:pPr>
        <w:pStyle w:val="Heading3"/>
        <w:numPr>
          <w:ilvl w:val="2"/>
          <w:numId w:val="23"/>
        </w:numPr>
        <w:spacing w:before="0" w:line="360" w:lineRule="auto"/>
        <w:ind w:left="1134" w:hanging="567"/>
        <w:jc w:val="both"/>
        <w:rPr>
          <w:rFonts w:cs="Times New Roman"/>
          <w:kern w:val="0"/>
          <w:lang w:val="en-ID" w:eastAsia="en-ID"/>
          <w14:ligatures w14:val="none"/>
        </w:rPr>
      </w:pPr>
      <w:r w:rsidRPr="009D74DB">
        <w:rPr>
          <w:rFonts w:eastAsia="Times New Roman" w:cs="Times New Roman"/>
          <w:lang w:val="en-ID"/>
        </w:rPr>
        <w:lastRenderedPageBreak/>
        <w:t>Pengembangan</w:t>
      </w:r>
      <w:r w:rsidRPr="009D74DB">
        <w:rPr>
          <w:rFonts w:cs="Times New Roman"/>
        </w:rPr>
        <w:t xml:space="preserve"> </w:t>
      </w:r>
      <w:r w:rsidRPr="009D74DB">
        <w:rPr>
          <w:rFonts w:eastAsia="Times New Roman" w:cs="Times New Roman"/>
          <w:lang w:val="en-ID"/>
        </w:rPr>
        <w:t>Antarmuka</w:t>
      </w:r>
      <w:r w:rsidRPr="009D74DB">
        <w:rPr>
          <w:rFonts w:cs="Times New Roman"/>
        </w:rPr>
        <w:t xml:space="preserve"> Pengguna (</w:t>
      </w:r>
      <w:r w:rsidRPr="009D74DB">
        <w:rPr>
          <w:rFonts w:cs="Times New Roman"/>
          <w:i/>
        </w:rPr>
        <w:t>View</w:t>
      </w:r>
      <w:r w:rsidRPr="009D74DB">
        <w:rPr>
          <w:rFonts w:cs="Times New Roman"/>
        </w:rPr>
        <w:t xml:space="preserve">) Berbasis </w:t>
      </w:r>
      <w:r w:rsidRPr="009D74DB">
        <w:rPr>
          <w:rFonts w:cs="Times New Roman"/>
          <w:i/>
        </w:rPr>
        <w:t>Desktop</w:t>
      </w:r>
    </w:p>
    <w:p w14:paraId="6E462039" w14:textId="021D4BDA" w:rsidR="00283A93" w:rsidRPr="009D74DB" w:rsidRDefault="00283A93" w:rsidP="00262518">
      <w:pPr>
        <w:pStyle w:val="ListParagraph"/>
        <w:spacing w:after="0" w:line="360" w:lineRule="auto"/>
        <w:ind w:left="567" w:firstLine="567"/>
        <w:rPr>
          <w:color w:val="auto"/>
          <w:kern w:val="0"/>
          <w:lang w:val="en-ID" w:eastAsia="en-ID"/>
          <w14:ligatures w14:val="none"/>
        </w:rPr>
      </w:pPr>
      <w:r w:rsidRPr="009D74DB">
        <w:rPr>
          <w:color w:val="auto"/>
          <w:kern w:val="0"/>
          <w:lang w:val="en-ID" w:eastAsia="en-ID"/>
          <w14:ligatures w14:val="none"/>
        </w:rPr>
        <w:t xml:space="preserve">Praktikum ini berhasil membuktikan bahwa komponen </w:t>
      </w:r>
      <w:r w:rsidRPr="009D74DB">
        <w:rPr>
          <w:i/>
          <w:iCs/>
          <w:color w:val="auto"/>
          <w:kern w:val="0"/>
          <w:lang w:val="en-ID" w:eastAsia="en-ID"/>
          <w14:ligatures w14:val="none"/>
        </w:rPr>
        <w:t>View</w:t>
      </w:r>
      <w:r w:rsidRPr="009D74DB">
        <w:rPr>
          <w:color w:val="auto"/>
          <w:kern w:val="0"/>
          <w:lang w:val="en-ID" w:eastAsia="en-ID"/>
          <w14:ligatures w14:val="none"/>
        </w:rPr>
        <w:t xml:space="preserve"> dalam arsitektur </w:t>
      </w:r>
      <w:r w:rsidRPr="009D74DB">
        <w:rPr>
          <w:i/>
          <w:iCs/>
          <w:color w:val="auto"/>
          <w:kern w:val="0"/>
          <w:lang w:val="en-ID" w:eastAsia="en-ID"/>
          <w14:ligatures w14:val="none"/>
        </w:rPr>
        <w:t>Model-View-Controller (MVC)</w:t>
      </w:r>
      <w:r w:rsidRPr="009D74DB">
        <w:rPr>
          <w:color w:val="auto"/>
          <w:kern w:val="0"/>
          <w:lang w:val="en-ID" w:eastAsia="en-ID"/>
          <w14:ligatures w14:val="none"/>
        </w:rPr>
        <w:t xml:space="preserve"> berperan penting dalam menyediakan antarmuka pengguna yang sederhana dan mudah digunakan. Pengembangan GUI </w:t>
      </w:r>
      <w:r w:rsidRPr="009D74DB">
        <w:rPr>
          <w:bCs/>
          <w:color w:val="auto"/>
          <w:kern w:val="0"/>
          <w:lang w:val="en-ID" w:eastAsia="en-ID"/>
          <w14:ligatures w14:val="none"/>
        </w:rPr>
        <w:t>menggunakan</w:t>
      </w:r>
      <w:r w:rsidRPr="009D74DB">
        <w:rPr>
          <w:color w:val="auto"/>
          <w:kern w:val="0"/>
          <w:lang w:val="en-ID" w:eastAsia="en-ID"/>
          <w14:ligatures w14:val="none"/>
        </w:rPr>
        <w:t xml:space="preserve"> </w:t>
      </w:r>
      <w:r w:rsidRPr="009D74DB">
        <w:rPr>
          <w:i/>
          <w:iCs/>
          <w:color w:val="auto"/>
          <w:kern w:val="0"/>
          <w:lang w:val="en-ID" w:eastAsia="en-ID"/>
          <w14:ligatures w14:val="none"/>
        </w:rPr>
        <w:t>Python</w:t>
      </w:r>
      <w:r w:rsidRPr="009D74DB">
        <w:rPr>
          <w:color w:val="auto"/>
          <w:kern w:val="0"/>
          <w:lang w:val="en-ID" w:eastAsia="en-ID"/>
          <w14:ligatures w14:val="none"/>
        </w:rPr>
        <w:t xml:space="preserve"> dan pustaka </w:t>
      </w:r>
      <w:r w:rsidRPr="009D74DB">
        <w:rPr>
          <w:i/>
          <w:iCs/>
          <w:color w:val="auto"/>
          <w:kern w:val="0"/>
          <w:lang w:val="en-ID" w:eastAsia="en-ID"/>
          <w14:ligatures w14:val="none"/>
        </w:rPr>
        <w:t>customtkinter</w:t>
      </w:r>
      <w:r w:rsidRPr="009D74DB">
        <w:rPr>
          <w:color w:val="auto"/>
          <w:kern w:val="0"/>
          <w:lang w:val="en-ID" w:eastAsia="en-ID"/>
          <w14:ligatures w14:val="none"/>
        </w:rPr>
        <w:t xml:space="preserve"> berhasil menerapkan </w:t>
      </w:r>
      <w:r w:rsidRPr="009D74DB">
        <w:rPr>
          <w:i/>
          <w:iCs/>
          <w:color w:val="auto"/>
          <w:kern w:val="0"/>
          <w:lang w:val="en-ID" w:eastAsia="en-ID"/>
          <w14:ligatures w14:val="none"/>
        </w:rPr>
        <w:t>layouting</w:t>
      </w:r>
      <w:r w:rsidRPr="009D74DB">
        <w:rPr>
          <w:color w:val="auto"/>
          <w:kern w:val="0"/>
          <w:lang w:val="en-ID" w:eastAsia="en-ID"/>
          <w14:ligatures w14:val="none"/>
        </w:rPr>
        <w:t xml:space="preserve">, </w:t>
      </w:r>
      <w:r w:rsidRPr="009D74DB">
        <w:rPr>
          <w:i/>
          <w:iCs/>
          <w:color w:val="auto"/>
          <w:kern w:val="0"/>
          <w:lang w:val="en-ID" w:eastAsia="en-ID"/>
          <w14:ligatures w14:val="none"/>
        </w:rPr>
        <w:t>input form</w:t>
      </w:r>
      <w:r w:rsidRPr="009D74DB">
        <w:rPr>
          <w:color w:val="auto"/>
          <w:kern w:val="0"/>
          <w:lang w:val="en-ID" w:eastAsia="en-ID"/>
          <w14:ligatures w14:val="none"/>
        </w:rPr>
        <w:t xml:space="preserve">, </w:t>
      </w:r>
      <w:r w:rsidRPr="009D74DB">
        <w:rPr>
          <w:i/>
          <w:iCs/>
          <w:color w:val="auto"/>
          <w:kern w:val="0"/>
          <w:lang w:val="en-ID" w:eastAsia="en-ID"/>
          <w14:ligatures w14:val="none"/>
        </w:rPr>
        <w:t>button</w:t>
      </w:r>
      <w:r w:rsidRPr="009D74DB">
        <w:rPr>
          <w:color w:val="auto"/>
          <w:kern w:val="0"/>
          <w:lang w:val="en-ID" w:eastAsia="en-ID"/>
          <w14:ligatures w14:val="none"/>
        </w:rPr>
        <w:t xml:space="preserve">, dan tabel untuk menampilkan data secara visual. Pemisahan </w:t>
      </w:r>
      <w:r w:rsidRPr="009D74DB">
        <w:rPr>
          <w:i/>
          <w:iCs/>
          <w:color w:val="auto"/>
          <w:kern w:val="0"/>
          <w:lang w:val="en-ID" w:eastAsia="en-ID"/>
          <w14:ligatures w14:val="none"/>
        </w:rPr>
        <w:t>View</w:t>
      </w:r>
      <w:r w:rsidRPr="009D74DB">
        <w:rPr>
          <w:color w:val="auto"/>
          <w:kern w:val="0"/>
          <w:lang w:val="en-ID" w:eastAsia="en-ID"/>
          <w14:ligatures w14:val="none"/>
        </w:rPr>
        <w:t xml:space="preserve"> dari logika bisnis dan basis data juga membantu menjaga struktur aplikasi agar lebih terorganisir, sehingga proses pengembangan antarmuka dapat dilakukan secara terpisah dari </w:t>
      </w:r>
      <w:r w:rsidRPr="009D74DB">
        <w:rPr>
          <w:i/>
          <w:iCs/>
          <w:color w:val="auto"/>
          <w:kern w:val="0"/>
          <w:lang w:val="en-ID" w:eastAsia="en-ID"/>
          <w14:ligatures w14:val="none"/>
        </w:rPr>
        <w:t>Controller</w:t>
      </w:r>
      <w:r w:rsidRPr="009D74DB">
        <w:rPr>
          <w:color w:val="auto"/>
          <w:kern w:val="0"/>
          <w:lang w:val="en-ID" w:eastAsia="en-ID"/>
          <w14:ligatures w14:val="none"/>
        </w:rPr>
        <w:t xml:space="preserve"> dan </w:t>
      </w:r>
      <w:r w:rsidRPr="009D74DB">
        <w:rPr>
          <w:i/>
          <w:iCs/>
          <w:color w:val="auto"/>
          <w:kern w:val="0"/>
          <w:lang w:val="en-ID" w:eastAsia="en-ID"/>
          <w14:ligatures w14:val="none"/>
        </w:rPr>
        <w:t>Model</w:t>
      </w:r>
      <w:r w:rsidRPr="009D74DB">
        <w:rPr>
          <w:color w:val="auto"/>
          <w:kern w:val="0"/>
          <w:lang w:val="en-ID" w:eastAsia="en-ID"/>
          <w14:ligatures w14:val="none"/>
        </w:rPr>
        <w:t>.</w:t>
      </w:r>
    </w:p>
    <w:p w14:paraId="7422CA99" w14:textId="77777777" w:rsidR="00081DB6" w:rsidRPr="009D74DB" w:rsidRDefault="00081DB6" w:rsidP="00262518">
      <w:pPr>
        <w:pStyle w:val="Heading3"/>
        <w:numPr>
          <w:ilvl w:val="2"/>
          <w:numId w:val="23"/>
        </w:numPr>
        <w:spacing w:before="0" w:line="360" w:lineRule="auto"/>
        <w:ind w:left="1134" w:hanging="567"/>
        <w:jc w:val="both"/>
        <w:rPr>
          <w:rFonts w:cs="Times New Roman"/>
        </w:rPr>
      </w:pPr>
      <w:r w:rsidRPr="009D74DB">
        <w:rPr>
          <w:rFonts w:cs="Times New Roman"/>
          <w:i/>
        </w:rPr>
        <w:t>Integrasi</w:t>
      </w:r>
      <w:r w:rsidRPr="009D74DB">
        <w:rPr>
          <w:rFonts w:cs="Times New Roman"/>
        </w:rPr>
        <w:t xml:space="preserve"> </w:t>
      </w:r>
      <w:r w:rsidRPr="009D74DB">
        <w:rPr>
          <w:rFonts w:cs="Times New Roman"/>
          <w:i/>
        </w:rPr>
        <w:t>Controller</w:t>
      </w:r>
      <w:r w:rsidRPr="009D74DB">
        <w:rPr>
          <w:rFonts w:cs="Times New Roman"/>
        </w:rPr>
        <w:t xml:space="preserve"> Dan Pengujian Kode</w:t>
      </w:r>
    </w:p>
    <w:p w14:paraId="38F39834" w14:textId="3A3D3C4B" w:rsidR="00081DB6" w:rsidRPr="009D74DB" w:rsidRDefault="00254481" w:rsidP="00262518">
      <w:pPr>
        <w:pStyle w:val="ListParagraph"/>
        <w:spacing w:after="0" w:line="360" w:lineRule="auto"/>
        <w:ind w:left="567" w:firstLine="567"/>
      </w:pPr>
      <w:r w:rsidRPr="009D74DB">
        <w:t xml:space="preserve">Berdasarkan praktikum Modul VI tentang Integrasi </w:t>
      </w:r>
      <w:r w:rsidRPr="009D74DB">
        <w:rPr>
          <w:i/>
        </w:rPr>
        <w:t>Controller</w:t>
      </w:r>
      <w:r w:rsidRPr="009D74DB">
        <w:t xml:space="preserve"> dan Pengujian Kode, dapat disimpulkan bahwa </w:t>
      </w:r>
      <w:r w:rsidRPr="009D74DB">
        <w:rPr>
          <w:i/>
        </w:rPr>
        <w:t>Controller</w:t>
      </w:r>
      <w:r w:rsidRPr="009D74DB">
        <w:t xml:space="preserve"> berfungsi menghubungkan Model dan </w:t>
      </w:r>
      <w:r w:rsidRPr="009D74DB">
        <w:rPr>
          <w:i/>
        </w:rPr>
        <w:t>View</w:t>
      </w:r>
      <w:r w:rsidRPr="009D74DB">
        <w:t xml:space="preserve"> dalam aplikasi </w:t>
      </w:r>
      <w:r w:rsidRPr="009D74DB">
        <w:rPr>
          <w:i/>
        </w:rPr>
        <w:t>Sistem</w:t>
      </w:r>
      <w:r w:rsidRPr="009D74DB">
        <w:t xml:space="preserve"> Manajemen Perpustakaan. </w:t>
      </w:r>
      <w:r w:rsidRPr="009D74DB">
        <w:rPr>
          <w:i/>
        </w:rPr>
        <w:t>Controller</w:t>
      </w:r>
      <w:r w:rsidRPr="009D74DB">
        <w:t xml:space="preserve"> mengatur interaksi pengguna, seperti menyimpan data buku ke </w:t>
      </w:r>
      <w:r w:rsidRPr="009D74DB">
        <w:rPr>
          <w:i/>
        </w:rPr>
        <w:t>database</w:t>
      </w:r>
      <w:r w:rsidRPr="009D74DB">
        <w:t xml:space="preserve"> dan memperbarui tampilan tabel secara otomatis. Selain itu, pengujian menggunakan pytest berhasil dilakukan dengan hasil satu pengujian berstatus </w:t>
      </w:r>
      <w:r w:rsidRPr="009D74DB">
        <w:rPr>
          <w:i/>
        </w:rPr>
        <w:t>PASSED</w:t>
      </w:r>
      <w:r w:rsidRPr="009D74DB">
        <w:t xml:space="preserve">. Praktikum ini juga memberikan pemahaman tentang penerapan pola MVC, pengujian kode menggunakan unit test, serta penyimpanan dan pengunggahan </w:t>
      </w:r>
      <w:r w:rsidRPr="009D74DB">
        <w:rPr>
          <w:i/>
        </w:rPr>
        <w:t>project</w:t>
      </w:r>
      <w:r w:rsidRPr="009D74DB">
        <w:t xml:space="preserve"> ke </w:t>
      </w:r>
      <w:r w:rsidRPr="009D74DB">
        <w:rPr>
          <w:i/>
        </w:rPr>
        <w:t>GitHub</w:t>
      </w:r>
      <w:r w:rsidRPr="009D74DB">
        <w:t>. Dengan demikian, aplikasi dapat menjalankan fungsi penyimpanan data buku dan proses pengujiannya sesuai dengan tujuan praktikum.</w:t>
      </w:r>
    </w:p>
    <w:p w14:paraId="5A3EE8A1" w14:textId="52B3B59C" w:rsidR="005440F8" w:rsidRPr="009D74DB" w:rsidRDefault="005440F8" w:rsidP="005440F8">
      <w:pPr>
        <w:pStyle w:val="Heading3"/>
        <w:numPr>
          <w:ilvl w:val="2"/>
          <w:numId w:val="23"/>
        </w:numPr>
        <w:spacing w:before="0" w:line="360" w:lineRule="auto"/>
        <w:ind w:left="1134" w:hanging="567"/>
        <w:jc w:val="both"/>
        <w:rPr>
          <w:rFonts w:cs="Times New Roman"/>
        </w:rPr>
      </w:pPr>
      <w:r w:rsidRPr="009D74DB">
        <w:rPr>
          <w:rFonts w:cs="Times New Roman"/>
        </w:rPr>
        <w:t>Autentikasi Dan Otorisasi Pengguna</w:t>
      </w:r>
      <w:r w:rsidRPr="009D74DB">
        <w:rPr>
          <w:rFonts w:cs="Times New Roman"/>
        </w:rPr>
        <w:tab/>
      </w:r>
    </w:p>
    <w:p w14:paraId="56E8DFF7" w14:textId="5697C809" w:rsidR="003319AC" w:rsidRPr="009D74DB" w:rsidRDefault="003319AC" w:rsidP="003319AC">
      <w:pPr>
        <w:pStyle w:val="ListParagraph"/>
        <w:spacing w:after="0" w:line="360" w:lineRule="auto"/>
        <w:ind w:left="567" w:firstLine="567"/>
        <w:rPr>
          <w:color w:val="auto"/>
          <w:kern w:val="0"/>
          <w:lang w:val="en-ID" w:eastAsia="en-ID"/>
          <w14:ligatures w14:val="none"/>
        </w:rPr>
      </w:pPr>
      <w:r w:rsidRPr="009D74DB">
        <w:rPr>
          <w:color w:val="auto"/>
          <w:kern w:val="0"/>
          <w:lang w:val="en-ID" w:eastAsia="en-ID"/>
          <w14:ligatures w14:val="none"/>
        </w:rPr>
        <w:t xml:space="preserve">Praktikum Modul VII membahas penerapan autentikasi dan otorisasi pengguna pada Sistem Manajemen Perpustakaan. Autentikasi digunakan untuk memverifikasi username dan password melalui database, sedangkan otorisasi membatasi hak akses berdasarkan role pengguna, yaitu admin dan anggota. Password disimpan </w:t>
      </w:r>
      <w:r w:rsidRPr="009D74DB">
        <w:t>dalam</w:t>
      </w:r>
      <w:r w:rsidRPr="009D74DB">
        <w:rPr>
          <w:color w:val="auto"/>
          <w:kern w:val="0"/>
          <w:lang w:val="en-ID" w:eastAsia="en-ID"/>
          <w14:ligatures w14:val="none"/>
        </w:rPr>
        <w:t xml:space="preserve"> bentuk hash SHA-256 untuk meningkatkan keamanan, sedangkan penggunaan parameterized query membantu mencegah SQL Injection. Dengan penerapan ini, sistem dapat membatasi pengelolaan data buku sesuai hak akses pengguna.</w:t>
      </w:r>
    </w:p>
    <w:p w14:paraId="3E42526F" w14:textId="77777777" w:rsidR="007B5523" w:rsidRPr="009D74DB" w:rsidRDefault="007B5523" w:rsidP="007B5523">
      <w:pPr>
        <w:pStyle w:val="Heading3"/>
        <w:numPr>
          <w:ilvl w:val="2"/>
          <w:numId w:val="23"/>
        </w:numPr>
        <w:spacing w:before="0" w:line="360" w:lineRule="auto"/>
        <w:ind w:left="1134" w:hanging="567"/>
        <w:jc w:val="both"/>
        <w:rPr>
          <w:rFonts w:cs="Times New Roman"/>
        </w:rPr>
      </w:pPr>
      <w:bookmarkStart w:id="4" w:name="_Hlk244104895"/>
      <w:r w:rsidRPr="009D74DB">
        <w:rPr>
          <w:rFonts w:cs="Times New Roman"/>
          <w:i/>
        </w:rPr>
        <w:lastRenderedPageBreak/>
        <w:t>Otomasi Ci/Cd Pipeline</w:t>
      </w:r>
      <w:r w:rsidRPr="009D74DB">
        <w:rPr>
          <w:rFonts w:cs="Times New Roman"/>
        </w:rPr>
        <w:t xml:space="preserve"> Dan Pemaketan Aplikasi </w:t>
      </w:r>
    </w:p>
    <w:bookmarkEnd w:id="4"/>
    <w:p w14:paraId="534AFF42" w14:textId="5FD482B4" w:rsidR="003319AC" w:rsidRPr="001C745C" w:rsidRDefault="00862C50" w:rsidP="001C745C">
      <w:pPr>
        <w:pStyle w:val="ListParagraph"/>
        <w:spacing w:after="0" w:line="360" w:lineRule="auto"/>
        <w:ind w:left="567" w:firstLine="567"/>
        <w:rPr>
          <w:color w:val="auto"/>
          <w:kern w:val="0"/>
          <w:lang w:val="en-ID" w:eastAsia="en-ID"/>
          <w14:ligatures w14:val="none"/>
        </w:rPr>
      </w:pPr>
      <w:r w:rsidRPr="00862C50">
        <w:rPr>
          <w:color w:val="auto"/>
          <w:kern w:val="0"/>
          <w:lang w:val="en-ID" w:eastAsia="en-ID"/>
          <w14:ligatures w14:val="none"/>
        </w:rPr>
        <w:t xml:space="preserve">Praktikum ini membuktikan bahwa penerapan </w:t>
      </w:r>
      <w:r w:rsidRPr="00862C50">
        <w:rPr>
          <w:i/>
          <w:iCs/>
          <w:color w:val="auto"/>
          <w:kern w:val="0"/>
          <w:lang w:val="en-ID" w:eastAsia="en-ID"/>
          <w14:ligatures w14:val="none"/>
        </w:rPr>
        <w:t>Continuous Integration</w:t>
      </w:r>
      <w:r w:rsidRPr="00862C50">
        <w:rPr>
          <w:color w:val="auto"/>
          <w:kern w:val="0"/>
          <w:lang w:val="en-ID" w:eastAsia="en-ID"/>
          <w14:ligatures w14:val="none"/>
        </w:rPr>
        <w:t xml:space="preserve"> (CI) dan pemaketan aplikasi berjalan baik pada proyek Sistem Perpustakaan: </w:t>
      </w:r>
      <w:r w:rsidRPr="00862C50">
        <w:rPr>
          <w:i/>
          <w:iCs/>
          <w:color w:val="auto"/>
          <w:kern w:val="0"/>
          <w:lang w:val="en-ID" w:eastAsia="en-ID"/>
          <w14:ligatures w14:val="none"/>
        </w:rPr>
        <w:t>pipeline</w:t>
      </w:r>
      <w:r w:rsidRPr="00862C50">
        <w:rPr>
          <w:color w:val="auto"/>
          <w:kern w:val="0"/>
          <w:lang w:val="en-ID" w:eastAsia="en-ID"/>
          <w14:ligatures w14:val="none"/>
        </w:rPr>
        <w:t xml:space="preserve"> GitHub Actions berstatus centang hijau setelah </w:t>
      </w:r>
      <w:r w:rsidRPr="00862C50">
        <w:rPr>
          <w:i/>
          <w:iCs/>
          <w:color w:val="auto"/>
          <w:kern w:val="0"/>
          <w:lang w:val="en-ID" w:eastAsia="en-ID"/>
          <w14:ligatures w14:val="none"/>
        </w:rPr>
        <w:t>unit test</w:t>
      </w:r>
      <w:r w:rsidRPr="00862C50">
        <w:rPr>
          <w:color w:val="auto"/>
          <w:kern w:val="0"/>
          <w:lang w:val="en-ID" w:eastAsia="en-ID"/>
          <w14:ligatures w14:val="none"/>
        </w:rPr>
        <w:t xml:space="preserve"> dengan pytest lolos, dan aplikasi berhasil dikemas dengan PyInstaller menjadi AplikasiPerpustakaan.exe yang dapat langsung dijalankan tanpa Python.</w:t>
      </w:r>
      <w:bookmarkStart w:id="5" w:name="_GoBack"/>
      <w:bookmarkEnd w:id="5"/>
    </w:p>
    <w:sectPr w:rsidR="003319AC" w:rsidRPr="001C745C" w:rsidSect="002C1B29">
      <w:pgSz w:w="11908" w:h="16834" w:code="9"/>
      <w:pgMar w:top="2268" w:right="1701" w:bottom="1701" w:left="226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D8F756" w14:textId="77777777" w:rsidR="00A166DC" w:rsidRDefault="00A166DC" w:rsidP="004F286D">
      <w:pPr>
        <w:spacing w:after="0" w:line="240" w:lineRule="auto"/>
      </w:pPr>
      <w:r>
        <w:separator/>
      </w:r>
    </w:p>
  </w:endnote>
  <w:endnote w:type="continuationSeparator" w:id="0">
    <w:p w14:paraId="5DB762A4" w14:textId="77777777" w:rsidR="00A166DC" w:rsidRDefault="00A166DC" w:rsidP="004F286D">
      <w:pPr>
        <w:spacing w:after="0" w:line="240" w:lineRule="auto"/>
      </w:pPr>
      <w:r>
        <w:continuationSeparator/>
      </w:r>
    </w:p>
  </w:endnote>
  <w:endnote w:type="continuationNotice" w:id="1">
    <w:p w14:paraId="4C08E3B0" w14:textId="77777777" w:rsidR="00A166DC" w:rsidRDefault="00A166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3D7A94" w14:textId="77777777" w:rsidR="00A166DC" w:rsidRDefault="00A166DC" w:rsidP="004F286D">
      <w:pPr>
        <w:spacing w:after="0" w:line="240" w:lineRule="auto"/>
      </w:pPr>
      <w:r>
        <w:separator/>
      </w:r>
    </w:p>
  </w:footnote>
  <w:footnote w:type="continuationSeparator" w:id="0">
    <w:p w14:paraId="6E1B6000" w14:textId="77777777" w:rsidR="00A166DC" w:rsidRDefault="00A166DC" w:rsidP="004F286D">
      <w:pPr>
        <w:spacing w:after="0" w:line="240" w:lineRule="auto"/>
      </w:pPr>
      <w:r>
        <w:continuationSeparator/>
      </w:r>
    </w:p>
  </w:footnote>
  <w:footnote w:type="continuationNotice" w:id="1">
    <w:p w14:paraId="0EB9B270" w14:textId="77777777" w:rsidR="00A166DC" w:rsidRDefault="00A166D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30A66"/>
    <w:multiLevelType w:val="hybridMultilevel"/>
    <w:tmpl w:val="2824586E"/>
    <w:lvl w:ilvl="0" w:tplc="DC0C47F8">
      <w:start w:val="1"/>
      <w:numFmt w:val="lowerLetter"/>
      <w:lvlText w:val="%1."/>
      <w:lvlJc w:val="left"/>
      <w:pPr>
        <w:ind w:left="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040DBE">
      <w:start w:val="1"/>
      <w:numFmt w:val="lowerLetter"/>
      <w:lvlText w:val="%2"/>
      <w:lvlJc w:val="left"/>
      <w:pPr>
        <w:ind w:left="1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5A047A">
      <w:start w:val="1"/>
      <w:numFmt w:val="lowerRoman"/>
      <w:lvlText w:val="%3"/>
      <w:lvlJc w:val="left"/>
      <w:pPr>
        <w:ind w:left="2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684D30">
      <w:start w:val="1"/>
      <w:numFmt w:val="decimal"/>
      <w:lvlText w:val="%4"/>
      <w:lvlJc w:val="left"/>
      <w:pPr>
        <w:ind w:left="3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704B92">
      <w:start w:val="1"/>
      <w:numFmt w:val="lowerLetter"/>
      <w:lvlText w:val="%5"/>
      <w:lvlJc w:val="left"/>
      <w:pPr>
        <w:ind w:left="4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4124E">
      <w:start w:val="1"/>
      <w:numFmt w:val="lowerRoman"/>
      <w:lvlText w:val="%6"/>
      <w:lvlJc w:val="left"/>
      <w:pPr>
        <w:ind w:left="4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AB360">
      <w:start w:val="1"/>
      <w:numFmt w:val="decimal"/>
      <w:lvlText w:val="%7"/>
      <w:lvlJc w:val="left"/>
      <w:pPr>
        <w:ind w:left="5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65CB0">
      <w:start w:val="1"/>
      <w:numFmt w:val="lowerLetter"/>
      <w:lvlText w:val="%8"/>
      <w:lvlJc w:val="left"/>
      <w:pPr>
        <w:ind w:left="6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0F332">
      <w:start w:val="1"/>
      <w:numFmt w:val="lowerRoman"/>
      <w:lvlText w:val="%9"/>
      <w:lvlJc w:val="left"/>
      <w:pPr>
        <w:ind w:left="7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306878"/>
    <w:multiLevelType w:val="hybridMultilevel"/>
    <w:tmpl w:val="09A8D472"/>
    <w:lvl w:ilvl="0" w:tplc="04090019">
      <w:start w:val="1"/>
      <w:numFmt w:val="lowerLetter"/>
      <w:lvlText w:val="%1."/>
      <w:lvlJc w:val="left"/>
      <w:pPr>
        <w:ind w:left="2421" w:hanging="360"/>
      </w:pPr>
      <w:rPr>
        <w:b w:val="0"/>
        <w:i w:val="0"/>
        <w:strike w:val="0"/>
        <w:dstrike w:val="0"/>
        <w:color w:val="000000"/>
        <w:sz w:val="22"/>
        <w:szCs w:val="22"/>
        <w:u w:val="none" w:color="000000"/>
        <w:effect w:val="none"/>
        <w:bdr w:val="none" w:sz="0" w:space="0" w:color="auto" w:frame="1"/>
        <w:vertAlign w:val="baseline"/>
      </w:r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2" w15:restartNumberingAfterBreak="0">
    <w:nsid w:val="03BE35C2"/>
    <w:multiLevelType w:val="hybridMultilevel"/>
    <w:tmpl w:val="2AC2CAAE"/>
    <w:lvl w:ilvl="0" w:tplc="FFFFFFFF">
      <w:start w:val="1"/>
      <w:numFmt w:val="lowerLetter"/>
      <w:lvlText w:val="%1."/>
      <w:lvlJc w:val="left"/>
      <w:pPr>
        <w:ind w:left="2137" w:hanging="360"/>
      </w:pPr>
      <w:rPr>
        <w:rFonts w:ascii="Times New Roman" w:eastAsia="Times New Roman" w:hAnsi="Times New Roman" w:cs="Times New Roman"/>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3" w15:restartNumberingAfterBreak="0">
    <w:nsid w:val="04F25D73"/>
    <w:multiLevelType w:val="hybridMultilevel"/>
    <w:tmpl w:val="10E215C2"/>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 w15:restartNumberingAfterBreak="0">
    <w:nsid w:val="056E0026"/>
    <w:multiLevelType w:val="hybridMultilevel"/>
    <w:tmpl w:val="4104C552"/>
    <w:lvl w:ilvl="0" w:tplc="DC66C47E">
      <w:start w:val="3"/>
      <w:numFmt w:val="decimal"/>
      <w:lvlText w:val="1.%1.1"/>
      <w:lvlJc w:val="left"/>
      <w:pPr>
        <w:ind w:left="1854" w:hanging="360"/>
      </w:pPr>
      <w:rPr>
        <w:rFonts w:ascii="Times New Roman" w:hAnsi="Times New Roman" w:hint="default"/>
        <w:b/>
        <w:i w:val="0"/>
        <w:sz w:val="24"/>
      </w:rPr>
    </w:lvl>
    <w:lvl w:ilvl="1" w:tplc="38090019">
      <w:start w:val="1"/>
      <w:numFmt w:val="lowerLetter"/>
      <w:lvlText w:val="%2."/>
      <w:lvlJc w:val="left"/>
      <w:pPr>
        <w:ind w:left="1440" w:hanging="360"/>
      </w:pPr>
    </w:lvl>
    <w:lvl w:ilvl="2" w:tplc="9AD0BF8E">
      <w:start w:val="3"/>
      <w:numFmt w:val="decimal"/>
      <w:lvlText w:val="1.%3.1"/>
      <w:lvlJc w:val="left"/>
      <w:pPr>
        <w:ind w:left="2340" w:hanging="360"/>
      </w:pPr>
      <w:rPr>
        <w:rFonts w:ascii="Times New Roman" w:hAnsi="Times New Roman" w:hint="default"/>
        <w:b/>
        <w:i w:val="0"/>
        <w:sz w:val="24"/>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58439FC"/>
    <w:multiLevelType w:val="hybridMultilevel"/>
    <w:tmpl w:val="2AC2CAAE"/>
    <w:lvl w:ilvl="0" w:tplc="2168E8B0">
      <w:start w:val="1"/>
      <w:numFmt w:val="lowerLetter"/>
      <w:lvlText w:val="%1."/>
      <w:lvlJc w:val="left"/>
      <w:pPr>
        <w:ind w:left="2137" w:hanging="360"/>
      </w:pPr>
      <w:rPr>
        <w:rFonts w:ascii="Times New Roman" w:eastAsia="Times New Roman" w:hAnsi="Times New Roman" w:cs="Times New Roman"/>
      </w:rPr>
    </w:lvl>
    <w:lvl w:ilvl="1" w:tplc="38090003" w:tentative="1">
      <w:start w:val="1"/>
      <w:numFmt w:val="bullet"/>
      <w:lvlText w:val="o"/>
      <w:lvlJc w:val="left"/>
      <w:pPr>
        <w:ind w:left="2857" w:hanging="360"/>
      </w:pPr>
      <w:rPr>
        <w:rFonts w:ascii="Courier New" w:hAnsi="Courier New" w:cs="Courier New" w:hint="default"/>
      </w:rPr>
    </w:lvl>
    <w:lvl w:ilvl="2" w:tplc="38090005" w:tentative="1">
      <w:start w:val="1"/>
      <w:numFmt w:val="bullet"/>
      <w:lvlText w:val=""/>
      <w:lvlJc w:val="left"/>
      <w:pPr>
        <w:ind w:left="3577" w:hanging="360"/>
      </w:pPr>
      <w:rPr>
        <w:rFonts w:ascii="Wingdings" w:hAnsi="Wingdings" w:hint="default"/>
      </w:rPr>
    </w:lvl>
    <w:lvl w:ilvl="3" w:tplc="38090001" w:tentative="1">
      <w:start w:val="1"/>
      <w:numFmt w:val="bullet"/>
      <w:lvlText w:val=""/>
      <w:lvlJc w:val="left"/>
      <w:pPr>
        <w:ind w:left="4297" w:hanging="360"/>
      </w:pPr>
      <w:rPr>
        <w:rFonts w:ascii="Symbol" w:hAnsi="Symbol" w:hint="default"/>
      </w:rPr>
    </w:lvl>
    <w:lvl w:ilvl="4" w:tplc="38090003" w:tentative="1">
      <w:start w:val="1"/>
      <w:numFmt w:val="bullet"/>
      <w:lvlText w:val="o"/>
      <w:lvlJc w:val="left"/>
      <w:pPr>
        <w:ind w:left="5017" w:hanging="360"/>
      </w:pPr>
      <w:rPr>
        <w:rFonts w:ascii="Courier New" w:hAnsi="Courier New" w:cs="Courier New" w:hint="default"/>
      </w:rPr>
    </w:lvl>
    <w:lvl w:ilvl="5" w:tplc="38090005" w:tentative="1">
      <w:start w:val="1"/>
      <w:numFmt w:val="bullet"/>
      <w:lvlText w:val=""/>
      <w:lvlJc w:val="left"/>
      <w:pPr>
        <w:ind w:left="5737" w:hanging="360"/>
      </w:pPr>
      <w:rPr>
        <w:rFonts w:ascii="Wingdings" w:hAnsi="Wingdings" w:hint="default"/>
      </w:rPr>
    </w:lvl>
    <w:lvl w:ilvl="6" w:tplc="38090001" w:tentative="1">
      <w:start w:val="1"/>
      <w:numFmt w:val="bullet"/>
      <w:lvlText w:val=""/>
      <w:lvlJc w:val="left"/>
      <w:pPr>
        <w:ind w:left="6457" w:hanging="360"/>
      </w:pPr>
      <w:rPr>
        <w:rFonts w:ascii="Symbol" w:hAnsi="Symbol" w:hint="default"/>
      </w:rPr>
    </w:lvl>
    <w:lvl w:ilvl="7" w:tplc="38090003" w:tentative="1">
      <w:start w:val="1"/>
      <w:numFmt w:val="bullet"/>
      <w:lvlText w:val="o"/>
      <w:lvlJc w:val="left"/>
      <w:pPr>
        <w:ind w:left="7177" w:hanging="360"/>
      </w:pPr>
      <w:rPr>
        <w:rFonts w:ascii="Courier New" w:hAnsi="Courier New" w:cs="Courier New" w:hint="default"/>
      </w:rPr>
    </w:lvl>
    <w:lvl w:ilvl="8" w:tplc="38090005" w:tentative="1">
      <w:start w:val="1"/>
      <w:numFmt w:val="bullet"/>
      <w:lvlText w:val=""/>
      <w:lvlJc w:val="left"/>
      <w:pPr>
        <w:ind w:left="7897" w:hanging="360"/>
      </w:pPr>
      <w:rPr>
        <w:rFonts w:ascii="Wingdings" w:hAnsi="Wingdings" w:hint="default"/>
      </w:rPr>
    </w:lvl>
  </w:abstractNum>
  <w:abstractNum w:abstractNumId="6" w15:restartNumberingAfterBreak="0">
    <w:nsid w:val="05966DCC"/>
    <w:multiLevelType w:val="hybridMultilevel"/>
    <w:tmpl w:val="04B4D202"/>
    <w:lvl w:ilvl="0" w:tplc="3809000F">
      <w:start w:val="1"/>
      <w:numFmt w:val="decimal"/>
      <w:lvlText w:val="%1."/>
      <w:lvlJc w:val="left"/>
      <w:pPr>
        <w:ind w:left="1854"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59B2F99"/>
    <w:multiLevelType w:val="hybridMultilevel"/>
    <w:tmpl w:val="9BB03B3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8" w15:restartNumberingAfterBreak="0">
    <w:nsid w:val="06CE461C"/>
    <w:multiLevelType w:val="hybridMultilevel"/>
    <w:tmpl w:val="97FACBE6"/>
    <w:lvl w:ilvl="0" w:tplc="04090019">
      <w:start w:val="1"/>
      <w:numFmt w:val="lowerLetter"/>
      <w:lvlText w:val="%1."/>
      <w:lvlJc w:val="left"/>
      <w:pPr>
        <w:ind w:left="247" w:firstLine="0"/>
      </w:pPr>
      <w:rPr>
        <w:b w:val="0"/>
        <w:i w:val="0"/>
        <w:strike w:val="0"/>
        <w:dstrike w:val="0"/>
        <w:color w:val="000000"/>
        <w:sz w:val="22"/>
        <w:szCs w:val="22"/>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9" w15:restartNumberingAfterBreak="0">
    <w:nsid w:val="08B53B90"/>
    <w:multiLevelType w:val="hybridMultilevel"/>
    <w:tmpl w:val="98104324"/>
    <w:lvl w:ilvl="0" w:tplc="4A4A717E">
      <w:start w:val="1"/>
      <w:numFmt w:val="lowerLetter"/>
      <w:lvlText w:val="%1."/>
      <w:lvlJc w:val="left"/>
      <w:pPr>
        <w:ind w:left="2421"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8090011">
      <w:start w:val="1"/>
      <w:numFmt w:val="decimal"/>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10" w15:restartNumberingAfterBreak="0">
    <w:nsid w:val="09A82B48"/>
    <w:multiLevelType w:val="hybridMultilevel"/>
    <w:tmpl w:val="2D544A7E"/>
    <w:lvl w:ilvl="0" w:tplc="E7B814B8">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1" w15:restartNumberingAfterBreak="0">
    <w:nsid w:val="0AA16B7E"/>
    <w:multiLevelType w:val="hybridMultilevel"/>
    <w:tmpl w:val="09E2A680"/>
    <w:lvl w:ilvl="0" w:tplc="0C94ED36">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E0A3EB6">
      <w:start w:val="1"/>
      <w:numFmt w:val="lowerLetter"/>
      <w:lvlText w:val="%2"/>
      <w:lvlJc w:val="left"/>
      <w:pPr>
        <w:ind w:left="9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9586C8C">
      <w:start w:val="1"/>
      <w:numFmt w:val="lowerLetter"/>
      <w:lvlRestart w:val="0"/>
      <w:lvlText w:val="%3."/>
      <w:lvlJc w:val="left"/>
      <w:pPr>
        <w:ind w:left="9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908B32E">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46E12CE">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310BAC2">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3A0AD56">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A609F98">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8749488">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2" w15:restartNumberingAfterBreak="0">
    <w:nsid w:val="0C747A13"/>
    <w:multiLevelType w:val="hybridMultilevel"/>
    <w:tmpl w:val="0B46FAF2"/>
    <w:lvl w:ilvl="0" w:tplc="5B84366C">
      <w:start w:val="3"/>
      <w:numFmt w:val="decimal"/>
      <w:lvlText w:val="1.2.%1"/>
      <w:lvlJc w:val="left"/>
      <w:pPr>
        <w:ind w:left="1854"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E423370"/>
    <w:multiLevelType w:val="hybridMultilevel"/>
    <w:tmpl w:val="CEBA66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0EF92174"/>
    <w:multiLevelType w:val="hybridMultilevel"/>
    <w:tmpl w:val="4E8A9212"/>
    <w:lvl w:ilvl="0" w:tplc="5DAE586C">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380" w:hanging="360"/>
      </w:pPr>
    </w:lvl>
    <w:lvl w:ilvl="2" w:tplc="3809001B" w:tentative="1">
      <w:start w:val="1"/>
      <w:numFmt w:val="lowerRoman"/>
      <w:lvlText w:val="%3."/>
      <w:lvlJc w:val="right"/>
      <w:pPr>
        <w:ind w:left="2100" w:hanging="180"/>
      </w:pPr>
    </w:lvl>
    <w:lvl w:ilvl="3" w:tplc="3809000F" w:tentative="1">
      <w:start w:val="1"/>
      <w:numFmt w:val="decimal"/>
      <w:lvlText w:val="%4."/>
      <w:lvlJc w:val="left"/>
      <w:pPr>
        <w:ind w:left="2820" w:hanging="360"/>
      </w:pPr>
    </w:lvl>
    <w:lvl w:ilvl="4" w:tplc="38090019" w:tentative="1">
      <w:start w:val="1"/>
      <w:numFmt w:val="lowerLetter"/>
      <w:lvlText w:val="%5."/>
      <w:lvlJc w:val="left"/>
      <w:pPr>
        <w:ind w:left="3540" w:hanging="360"/>
      </w:pPr>
    </w:lvl>
    <w:lvl w:ilvl="5" w:tplc="3809001B" w:tentative="1">
      <w:start w:val="1"/>
      <w:numFmt w:val="lowerRoman"/>
      <w:lvlText w:val="%6."/>
      <w:lvlJc w:val="right"/>
      <w:pPr>
        <w:ind w:left="4260" w:hanging="180"/>
      </w:pPr>
    </w:lvl>
    <w:lvl w:ilvl="6" w:tplc="3809000F" w:tentative="1">
      <w:start w:val="1"/>
      <w:numFmt w:val="decimal"/>
      <w:lvlText w:val="%7."/>
      <w:lvlJc w:val="left"/>
      <w:pPr>
        <w:ind w:left="4980" w:hanging="360"/>
      </w:pPr>
    </w:lvl>
    <w:lvl w:ilvl="7" w:tplc="38090019" w:tentative="1">
      <w:start w:val="1"/>
      <w:numFmt w:val="lowerLetter"/>
      <w:lvlText w:val="%8."/>
      <w:lvlJc w:val="left"/>
      <w:pPr>
        <w:ind w:left="5700" w:hanging="360"/>
      </w:pPr>
    </w:lvl>
    <w:lvl w:ilvl="8" w:tplc="3809001B" w:tentative="1">
      <w:start w:val="1"/>
      <w:numFmt w:val="lowerRoman"/>
      <w:lvlText w:val="%9."/>
      <w:lvlJc w:val="right"/>
      <w:pPr>
        <w:ind w:left="6420" w:hanging="180"/>
      </w:pPr>
    </w:lvl>
  </w:abstractNum>
  <w:abstractNum w:abstractNumId="15" w15:restartNumberingAfterBreak="0">
    <w:nsid w:val="0EFE4624"/>
    <w:multiLevelType w:val="hybridMultilevel"/>
    <w:tmpl w:val="20CEC1DE"/>
    <w:lvl w:ilvl="0" w:tplc="38090019">
      <w:start w:val="1"/>
      <w:numFmt w:val="lowerLetter"/>
      <w:lvlText w:val="%1."/>
      <w:lvlJc w:val="left"/>
      <w:pPr>
        <w:ind w:left="2705" w:hanging="360"/>
      </w:p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16" w15:restartNumberingAfterBreak="0">
    <w:nsid w:val="0FFB4618"/>
    <w:multiLevelType w:val="hybridMultilevel"/>
    <w:tmpl w:val="AEA2EA1A"/>
    <w:lvl w:ilvl="0" w:tplc="FFFFFFFF">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effect w:val="none"/>
        <w:vertAlign w:val="baseline"/>
      </w:rPr>
    </w:lvl>
    <w:lvl w:ilvl="1" w:tplc="FFFFFFFF">
      <w:start w:val="1"/>
      <w:numFmt w:val="decimal"/>
      <w:lvlText w:val="%2."/>
      <w:lvlJc w:val="left"/>
      <w:pPr>
        <w:ind w:left="1440" w:hanging="360"/>
      </w:pPr>
      <w:rPr>
        <w:rFonts w:ascii="Times New Roman" w:eastAsia="Times New Roman" w:hAnsi="Times New Roman" w:cs="Times New Roman" w:hint="default"/>
        <w:b w:val="0"/>
        <w:i w:val="0"/>
        <w:strike w:val="0"/>
        <w:dstrike w:val="0"/>
        <w:color w:val="000000"/>
        <w:sz w:val="24"/>
        <w:szCs w:val="24"/>
        <w:u w:val="none" w:color="000000"/>
        <w:effect w:val="none"/>
        <w:vertAlign w:val="baseline"/>
      </w:rPr>
    </w:lvl>
    <w:lvl w:ilvl="2" w:tplc="5694CCC2">
      <w:start w:val="1"/>
      <w:numFmt w:val="lowerLetter"/>
      <w:lvlText w:val="%3."/>
      <w:lvlJc w:val="left"/>
      <w:pPr>
        <w:ind w:left="1440" w:hanging="360"/>
      </w:pPr>
      <w:rPr>
        <w:i w:val="0"/>
        <w:iCs w:val="0"/>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0111F99"/>
    <w:multiLevelType w:val="hybridMultilevel"/>
    <w:tmpl w:val="EA8CB596"/>
    <w:lvl w:ilvl="0" w:tplc="5B84366C">
      <w:start w:val="3"/>
      <w:numFmt w:val="decimal"/>
      <w:lvlText w:val="1.2.%1"/>
      <w:lvlJc w:val="left"/>
      <w:pPr>
        <w:ind w:left="1854" w:hanging="360"/>
      </w:pPr>
      <w:rPr>
        <w:rFonts w:hint="default"/>
      </w:r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34565A5"/>
    <w:multiLevelType w:val="hybridMultilevel"/>
    <w:tmpl w:val="A6C0A828"/>
    <w:lvl w:ilvl="0" w:tplc="38090019">
      <w:start w:val="1"/>
      <w:numFmt w:val="lowerLetter"/>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19" w15:restartNumberingAfterBreak="0">
    <w:nsid w:val="15CC6B04"/>
    <w:multiLevelType w:val="hybridMultilevel"/>
    <w:tmpl w:val="3296F22C"/>
    <w:lvl w:ilvl="0" w:tplc="04210019">
      <w:start w:val="1"/>
      <w:numFmt w:val="lowerLetter"/>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20" w15:restartNumberingAfterBreak="0">
    <w:nsid w:val="1B1355FB"/>
    <w:multiLevelType w:val="hybridMultilevel"/>
    <w:tmpl w:val="A3BE3230"/>
    <w:lvl w:ilvl="0" w:tplc="BD5042C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8CFD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6F9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3AB7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78B2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6436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50EE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C25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E90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C66214F"/>
    <w:multiLevelType w:val="hybridMultilevel"/>
    <w:tmpl w:val="D408DA1A"/>
    <w:lvl w:ilvl="0" w:tplc="D7EC3AF2">
      <w:start w:val="1"/>
      <w:numFmt w:val="decimal"/>
      <w:lvlText w:val="%1."/>
      <w:lvlJc w:val="left"/>
      <w:pPr>
        <w:ind w:left="720" w:firstLine="0"/>
      </w:pPr>
      <w:rPr>
        <w:rFonts w:ascii="Times New Roman" w:eastAsia="Arial" w:hAnsi="Times New Roman" w:cs="Times New Roman" w:hint="default"/>
        <w:b w:val="0"/>
        <w:i w:val="0"/>
        <w:strike w:val="0"/>
        <w:dstrike w:val="0"/>
        <w:color w:val="000000"/>
        <w:sz w:val="24"/>
        <w:szCs w:val="24"/>
        <w:u w:val="none" w:color="000000"/>
        <w:effect w:val="none"/>
        <w:bdr w:val="none" w:sz="0" w:space="0" w:color="auto" w:frame="1"/>
        <w:vertAlign w:val="baseline"/>
      </w:rPr>
    </w:lvl>
    <w:lvl w:ilvl="1" w:tplc="A3FC9F86">
      <w:start w:val="1"/>
      <w:numFmt w:val="lowerLetter"/>
      <w:lvlText w:val="%2"/>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7B4E0490">
      <w:start w:val="1"/>
      <w:numFmt w:val="lowerRoman"/>
      <w:lvlText w:val="%3"/>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48BE330A">
      <w:start w:val="1"/>
      <w:numFmt w:val="decimal"/>
      <w:lvlText w:val="%4"/>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22A98E4">
      <w:start w:val="1"/>
      <w:numFmt w:val="lowerLetter"/>
      <w:lvlText w:val="%5"/>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FF9CAECC">
      <w:start w:val="1"/>
      <w:numFmt w:val="lowerRoman"/>
      <w:lvlText w:val="%6"/>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3F540CC8">
      <w:start w:val="1"/>
      <w:numFmt w:val="decimal"/>
      <w:lvlText w:val="%7"/>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87CED2C">
      <w:start w:val="1"/>
      <w:numFmt w:val="lowerLetter"/>
      <w:lvlText w:val="%8"/>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6946FF28">
      <w:start w:val="1"/>
      <w:numFmt w:val="lowerRoman"/>
      <w:lvlText w:val="%9"/>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2" w15:restartNumberingAfterBreak="0">
    <w:nsid w:val="1EA136DB"/>
    <w:multiLevelType w:val="hybridMultilevel"/>
    <w:tmpl w:val="61C2C970"/>
    <w:lvl w:ilvl="0" w:tplc="3809000F">
      <w:start w:val="1"/>
      <w:numFmt w:val="decimal"/>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3" w15:restartNumberingAfterBreak="0">
    <w:nsid w:val="20220053"/>
    <w:multiLevelType w:val="hybridMultilevel"/>
    <w:tmpl w:val="4942DA5A"/>
    <w:lvl w:ilvl="0" w:tplc="2F786DB0">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21421313"/>
    <w:multiLevelType w:val="multilevel"/>
    <w:tmpl w:val="808A9694"/>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2072D5B"/>
    <w:multiLevelType w:val="hybridMultilevel"/>
    <w:tmpl w:val="4718AF48"/>
    <w:lvl w:ilvl="0" w:tplc="E76254E4">
      <w:start w:val="1"/>
      <w:numFmt w:val="decimal"/>
      <w:lvlText w:val="%1."/>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A4A717E">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F56E9D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9625A74">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BCCA1A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3ACC26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65E3B60">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0CAB34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24AA8E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6" w15:restartNumberingAfterBreak="0">
    <w:nsid w:val="251A0BC4"/>
    <w:multiLevelType w:val="hybridMultilevel"/>
    <w:tmpl w:val="3CFAB2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255B3DCA"/>
    <w:multiLevelType w:val="multilevel"/>
    <w:tmpl w:val="18283C3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0"/>
      <w:numFmt w:val="lowerLetter"/>
      <w:lvlText w:val="%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7B203CC"/>
    <w:multiLevelType w:val="hybridMultilevel"/>
    <w:tmpl w:val="A4C6BE8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7F525C6"/>
    <w:multiLevelType w:val="hybridMultilevel"/>
    <w:tmpl w:val="88B06B92"/>
    <w:lvl w:ilvl="0" w:tplc="4A4A717E">
      <w:start w:val="1"/>
      <w:numFmt w:val="lowerLetter"/>
      <w:lvlText w:val="%1."/>
      <w:lvlJc w:val="left"/>
      <w:pPr>
        <w:ind w:left="2421"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30" w15:restartNumberingAfterBreak="0">
    <w:nsid w:val="281C7FB8"/>
    <w:multiLevelType w:val="hybridMultilevel"/>
    <w:tmpl w:val="103E5C24"/>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1" w15:restartNumberingAfterBreak="0">
    <w:nsid w:val="297D4DC1"/>
    <w:multiLevelType w:val="multilevel"/>
    <w:tmpl w:val="04C0B40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4"/>
      <w:numFmt w:val="decimal"/>
      <w:lvlText w:val="4.1.%3"/>
      <w:lvlJc w:val="left"/>
      <w:pPr>
        <w:ind w:left="720" w:hanging="720"/>
      </w:pPr>
      <w:rPr>
        <w:rFonts w:ascii="Times New Roman" w:hAnsi="Times New Roman" w:hint="default"/>
        <w:b/>
        <w:i w:val="0"/>
        <w:color w:val="000000" w:themeColor="text1"/>
        <w:sz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29CC29A7"/>
    <w:multiLevelType w:val="hybridMultilevel"/>
    <w:tmpl w:val="F8B4D362"/>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3" w15:restartNumberingAfterBreak="0">
    <w:nsid w:val="2B355441"/>
    <w:multiLevelType w:val="hybridMultilevel"/>
    <w:tmpl w:val="FD2ADBBC"/>
    <w:lvl w:ilvl="0" w:tplc="3809000F">
      <w:start w:val="1"/>
      <w:numFmt w:val="decimal"/>
      <w:lvlText w:val="%1."/>
      <w:lvlJc w:val="left"/>
      <w:pPr>
        <w:ind w:left="1854"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2B6465BB"/>
    <w:multiLevelType w:val="hybridMultilevel"/>
    <w:tmpl w:val="D5F22010"/>
    <w:lvl w:ilvl="0" w:tplc="4A4A717E">
      <w:start w:val="1"/>
      <w:numFmt w:val="lowerLetter"/>
      <w:lvlText w:val="%1."/>
      <w:lvlJc w:val="left"/>
      <w:pPr>
        <w:ind w:left="2421"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8090019">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35" w15:restartNumberingAfterBreak="0">
    <w:nsid w:val="2F5C088E"/>
    <w:multiLevelType w:val="hybridMultilevel"/>
    <w:tmpl w:val="B010EA78"/>
    <w:lvl w:ilvl="0" w:tplc="04090011">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6" w15:restartNumberingAfterBreak="0">
    <w:nsid w:val="30294E14"/>
    <w:multiLevelType w:val="hybridMultilevel"/>
    <w:tmpl w:val="3496BC96"/>
    <w:lvl w:ilvl="0" w:tplc="3809000F">
      <w:start w:val="1"/>
      <w:numFmt w:val="decimal"/>
      <w:lvlText w:val="%1."/>
      <w:lvlJc w:val="left"/>
      <w:pPr>
        <w:ind w:left="2222" w:hanging="360"/>
      </w:pPr>
    </w:lvl>
    <w:lvl w:ilvl="1" w:tplc="38090019" w:tentative="1">
      <w:start w:val="1"/>
      <w:numFmt w:val="lowerLetter"/>
      <w:lvlText w:val="%2."/>
      <w:lvlJc w:val="left"/>
      <w:pPr>
        <w:ind w:left="2942" w:hanging="360"/>
      </w:pPr>
    </w:lvl>
    <w:lvl w:ilvl="2" w:tplc="3809001B" w:tentative="1">
      <w:start w:val="1"/>
      <w:numFmt w:val="lowerRoman"/>
      <w:lvlText w:val="%3."/>
      <w:lvlJc w:val="right"/>
      <w:pPr>
        <w:ind w:left="3662" w:hanging="180"/>
      </w:pPr>
    </w:lvl>
    <w:lvl w:ilvl="3" w:tplc="3809000F" w:tentative="1">
      <w:start w:val="1"/>
      <w:numFmt w:val="decimal"/>
      <w:lvlText w:val="%4."/>
      <w:lvlJc w:val="left"/>
      <w:pPr>
        <w:ind w:left="4382" w:hanging="360"/>
      </w:pPr>
    </w:lvl>
    <w:lvl w:ilvl="4" w:tplc="38090019" w:tentative="1">
      <w:start w:val="1"/>
      <w:numFmt w:val="lowerLetter"/>
      <w:lvlText w:val="%5."/>
      <w:lvlJc w:val="left"/>
      <w:pPr>
        <w:ind w:left="5102" w:hanging="360"/>
      </w:pPr>
    </w:lvl>
    <w:lvl w:ilvl="5" w:tplc="3809001B" w:tentative="1">
      <w:start w:val="1"/>
      <w:numFmt w:val="lowerRoman"/>
      <w:lvlText w:val="%6."/>
      <w:lvlJc w:val="right"/>
      <w:pPr>
        <w:ind w:left="5822" w:hanging="180"/>
      </w:pPr>
    </w:lvl>
    <w:lvl w:ilvl="6" w:tplc="3809000F" w:tentative="1">
      <w:start w:val="1"/>
      <w:numFmt w:val="decimal"/>
      <w:lvlText w:val="%7."/>
      <w:lvlJc w:val="left"/>
      <w:pPr>
        <w:ind w:left="6542" w:hanging="360"/>
      </w:pPr>
    </w:lvl>
    <w:lvl w:ilvl="7" w:tplc="38090019" w:tentative="1">
      <w:start w:val="1"/>
      <w:numFmt w:val="lowerLetter"/>
      <w:lvlText w:val="%8."/>
      <w:lvlJc w:val="left"/>
      <w:pPr>
        <w:ind w:left="7262" w:hanging="360"/>
      </w:pPr>
    </w:lvl>
    <w:lvl w:ilvl="8" w:tplc="3809001B" w:tentative="1">
      <w:start w:val="1"/>
      <w:numFmt w:val="lowerRoman"/>
      <w:lvlText w:val="%9."/>
      <w:lvlJc w:val="right"/>
      <w:pPr>
        <w:ind w:left="7982" w:hanging="180"/>
      </w:pPr>
    </w:lvl>
  </w:abstractNum>
  <w:abstractNum w:abstractNumId="37" w15:restartNumberingAfterBreak="0">
    <w:nsid w:val="33DD5E94"/>
    <w:multiLevelType w:val="hybridMultilevel"/>
    <w:tmpl w:val="F8B4D362"/>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8" w15:restartNumberingAfterBreak="0">
    <w:nsid w:val="33F8611F"/>
    <w:multiLevelType w:val="hybridMultilevel"/>
    <w:tmpl w:val="3B56B092"/>
    <w:lvl w:ilvl="0" w:tplc="38090003">
      <w:start w:val="1"/>
      <w:numFmt w:val="bullet"/>
      <w:lvlText w:val="o"/>
      <w:lvlJc w:val="left"/>
      <w:pPr>
        <w:ind w:left="2472" w:hanging="360"/>
      </w:pPr>
      <w:rPr>
        <w:rFonts w:ascii="Courier New" w:hAnsi="Courier New" w:cs="Courier New" w:hint="default"/>
      </w:rPr>
    </w:lvl>
    <w:lvl w:ilvl="1" w:tplc="38090011">
      <w:start w:val="1"/>
      <w:numFmt w:val="decimal"/>
      <w:lvlText w:val="%2)"/>
      <w:lvlJc w:val="left"/>
      <w:pPr>
        <w:ind w:left="3192" w:hanging="360"/>
      </w:pPr>
    </w:lvl>
    <w:lvl w:ilvl="2" w:tplc="38090005" w:tentative="1">
      <w:start w:val="1"/>
      <w:numFmt w:val="bullet"/>
      <w:lvlText w:val=""/>
      <w:lvlJc w:val="left"/>
      <w:pPr>
        <w:ind w:left="3912" w:hanging="360"/>
      </w:pPr>
      <w:rPr>
        <w:rFonts w:ascii="Wingdings" w:hAnsi="Wingdings" w:hint="default"/>
      </w:rPr>
    </w:lvl>
    <w:lvl w:ilvl="3" w:tplc="38090001" w:tentative="1">
      <w:start w:val="1"/>
      <w:numFmt w:val="bullet"/>
      <w:lvlText w:val=""/>
      <w:lvlJc w:val="left"/>
      <w:pPr>
        <w:ind w:left="4632" w:hanging="360"/>
      </w:pPr>
      <w:rPr>
        <w:rFonts w:ascii="Symbol" w:hAnsi="Symbol" w:hint="default"/>
      </w:rPr>
    </w:lvl>
    <w:lvl w:ilvl="4" w:tplc="38090003" w:tentative="1">
      <w:start w:val="1"/>
      <w:numFmt w:val="bullet"/>
      <w:lvlText w:val="o"/>
      <w:lvlJc w:val="left"/>
      <w:pPr>
        <w:ind w:left="5352" w:hanging="360"/>
      </w:pPr>
      <w:rPr>
        <w:rFonts w:ascii="Courier New" w:hAnsi="Courier New" w:cs="Courier New" w:hint="default"/>
      </w:rPr>
    </w:lvl>
    <w:lvl w:ilvl="5" w:tplc="38090005" w:tentative="1">
      <w:start w:val="1"/>
      <w:numFmt w:val="bullet"/>
      <w:lvlText w:val=""/>
      <w:lvlJc w:val="left"/>
      <w:pPr>
        <w:ind w:left="6072" w:hanging="360"/>
      </w:pPr>
      <w:rPr>
        <w:rFonts w:ascii="Wingdings" w:hAnsi="Wingdings" w:hint="default"/>
      </w:rPr>
    </w:lvl>
    <w:lvl w:ilvl="6" w:tplc="38090001" w:tentative="1">
      <w:start w:val="1"/>
      <w:numFmt w:val="bullet"/>
      <w:lvlText w:val=""/>
      <w:lvlJc w:val="left"/>
      <w:pPr>
        <w:ind w:left="6792" w:hanging="360"/>
      </w:pPr>
      <w:rPr>
        <w:rFonts w:ascii="Symbol" w:hAnsi="Symbol" w:hint="default"/>
      </w:rPr>
    </w:lvl>
    <w:lvl w:ilvl="7" w:tplc="38090003" w:tentative="1">
      <w:start w:val="1"/>
      <w:numFmt w:val="bullet"/>
      <w:lvlText w:val="o"/>
      <w:lvlJc w:val="left"/>
      <w:pPr>
        <w:ind w:left="7512" w:hanging="360"/>
      </w:pPr>
      <w:rPr>
        <w:rFonts w:ascii="Courier New" w:hAnsi="Courier New" w:cs="Courier New" w:hint="default"/>
      </w:rPr>
    </w:lvl>
    <w:lvl w:ilvl="8" w:tplc="38090005" w:tentative="1">
      <w:start w:val="1"/>
      <w:numFmt w:val="bullet"/>
      <w:lvlText w:val=""/>
      <w:lvlJc w:val="left"/>
      <w:pPr>
        <w:ind w:left="8232" w:hanging="360"/>
      </w:pPr>
      <w:rPr>
        <w:rFonts w:ascii="Wingdings" w:hAnsi="Wingdings" w:hint="default"/>
      </w:rPr>
    </w:lvl>
  </w:abstractNum>
  <w:abstractNum w:abstractNumId="39" w15:restartNumberingAfterBreak="0">
    <w:nsid w:val="354004EC"/>
    <w:multiLevelType w:val="multilevel"/>
    <w:tmpl w:val="16E24D2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5D03CED"/>
    <w:multiLevelType w:val="hybridMultilevel"/>
    <w:tmpl w:val="3000C8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365470C9"/>
    <w:multiLevelType w:val="hybridMultilevel"/>
    <w:tmpl w:val="BDD2CD50"/>
    <w:lvl w:ilvl="0" w:tplc="E7B22998">
      <w:start w:val="3"/>
      <w:numFmt w:val="decimal"/>
      <w:lvlText w:val="2.1.%1"/>
      <w:lvlJc w:val="left"/>
      <w:pPr>
        <w:ind w:left="2340" w:hanging="360"/>
      </w:pPr>
      <w:rPr>
        <w:rFonts w:ascii="Times New Roman" w:hAnsi="Times New Roman" w:hint="default"/>
        <w:b/>
        <w:i w:val="0"/>
        <w:sz w:val="24"/>
      </w:rPr>
    </w:lvl>
    <w:lvl w:ilvl="1" w:tplc="38090019">
      <w:start w:val="1"/>
      <w:numFmt w:val="lowerLetter"/>
      <w:lvlText w:val="%2."/>
      <w:lvlJc w:val="left"/>
      <w:pPr>
        <w:ind w:left="1440" w:hanging="360"/>
      </w:pPr>
    </w:lvl>
    <w:lvl w:ilvl="2" w:tplc="447CBEA2">
      <w:start w:val="1"/>
      <w:numFmt w:val="decimal"/>
      <w:lvlText w:val="2.1.%3"/>
      <w:lvlJc w:val="left"/>
      <w:pPr>
        <w:ind w:left="2340" w:hanging="360"/>
      </w:pPr>
      <w:rPr>
        <w:rFonts w:ascii="Times New Roman" w:hAnsi="Times New Roman" w:hint="default"/>
        <w:b/>
        <w:i w:val="0"/>
        <w:sz w:val="24"/>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6F338A1"/>
    <w:multiLevelType w:val="hybridMultilevel"/>
    <w:tmpl w:val="536020F0"/>
    <w:lvl w:ilvl="0" w:tplc="5DAE586C">
      <w:start w:val="1"/>
      <w:numFmt w:val="lowerLetter"/>
      <w:lvlText w:val="%1."/>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920355B"/>
    <w:multiLevelType w:val="hybridMultilevel"/>
    <w:tmpl w:val="D5F22010"/>
    <w:lvl w:ilvl="0" w:tplc="4A4A717E">
      <w:start w:val="1"/>
      <w:numFmt w:val="lowerLetter"/>
      <w:lvlText w:val="%1."/>
      <w:lvlJc w:val="left"/>
      <w:pPr>
        <w:ind w:left="2421"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8090019">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44" w15:restartNumberingAfterBreak="0">
    <w:nsid w:val="3B8B0443"/>
    <w:multiLevelType w:val="hybridMultilevel"/>
    <w:tmpl w:val="6832B318"/>
    <w:lvl w:ilvl="0" w:tplc="3C5846E4">
      <w:start w:val="1"/>
      <w:numFmt w:val="lowerLetter"/>
      <w:lvlText w:val="%1."/>
      <w:lvlJc w:val="left"/>
      <w:pPr>
        <w:ind w:left="10" w:firstLine="0"/>
      </w:pPr>
      <w:rPr>
        <w:b w:val="0"/>
        <w:bCs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o"/>
      <w:lvlJc w:val="left"/>
      <w:pPr>
        <w:ind w:left="10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2" w:tplc="FFFFFFFF">
      <w:start w:val="1"/>
      <w:numFmt w:val="bullet"/>
      <w:lvlText w:val="▪"/>
      <w:lvlJc w:val="left"/>
      <w:pPr>
        <w:ind w:left="18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3" w:tplc="FFFFFFFF">
      <w:start w:val="1"/>
      <w:numFmt w:val="bullet"/>
      <w:lvlText w:val="•"/>
      <w:lvlJc w:val="left"/>
      <w:pPr>
        <w:ind w:left="25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4" w:tplc="FFFFFFFF">
      <w:start w:val="1"/>
      <w:numFmt w:val="bullet"/>
      <w:lvlText w:val="o"/>
      <w:lvlJc w:val="left"/>
      <w:pPr>
        <w:ind w:left="324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5" w:tplc="FFFFFFFF">
      <w:start w:val="1"/>
      <w:numFmt w:val="bullet"/>
      <w:lvlText w:val="▪"/>
      <w:lvlJc w:val="left"/>
      <w:pPr>
        <w:ind w:left="396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6" w:tplc="FFFFFFFF">
      <w:start w:val="1"/>
      <w:numFmt w:val="bullet"/>
      <w:lvlText w:val="•"/>
      <w:lvlJc w:val="left"/>
      <w:pPr>
        <w:ind w:left="46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7" w:tplc="FFFFFFFF">
      <w:start w:val="1"/>
      <w:numFmt w:val="bullet"/>
      <w:lvlText w:val="o"/>
      <w:lvlJc w:val="left"/>
      <w:pPr>
        <w:ind w:left="54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8" w:tplc="FFFFFFFF">
      <w:start w:val="1"/>
      <w:numFmt w:val="bullet"/>
      <w:lvlText w:val="▪"/>
      <w:lvlJc w:val="left"/>
      <w:pPr>
        <w:ind w:left="61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abstractNum>
  <w:abstractNum w:abstractNumId="45" w15:restartNumberingAfterBreak="0">
    <w:nsid w:val="3BA0243B"/>
    <w:multiLevelType w:val="hybridMultilevel"/>
    <w:tmpl w:val="28A82C24"/>
    <w:lvl w:ilvl="0" w:tplc="CEA41176">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4EF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7AD9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EDE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C8E8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7C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720C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E2F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CE4B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BA570BC"/>
    <w:multiLevelType w:val="hybridMultilevel"/>
    <w:tmpl w:val="9BB03B3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7" w15:restartNumberingAfterBreak="0">
    <w:nsid w:val="3FB6725D"/>
    <w:multiLevelType w:val="hybridMultilevel"/>
    <w:tmpl w:val="555E75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3FF96BFD"/>
    <w:multiLevelType w:val="multilevel"/>
    <w:tmpl w:val="4FB65C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0326F85"/>
    <w:multiLevelType w:val="hybridMultilevel"/>
    <w:tmpl w:val="FDBA6858"/>
    <w:lvl w:ilvl="0" w:tplc="9554389E">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AE586C">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0E6AC">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32F1AE">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16A494">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0C0BC0">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8E0ADE">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46E5C">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226DC">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06E00B2"/>
    <w:multiLevelType w:val="hybridMultilevel"/>
    <w:tmpl w:val="11E85494"/>
    <w:lvl w:ilvl="0" w:tplc="1AB8717C">
      <w:start w:val="1"/>
      <w:numFmt w:val="decimal"/>
      <w:lvlText w:val="%1."/>
      <w:lvlJc w:val="left"/>
      <w:pPr>
        <w:ind w:left="1080" w:hanging="360"/>
      </w:pPr>
      <w:rPr>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1" w15:restartNumberingAfterBreak="0">
    <w:nsid w:val="407C297D"/>
    <w:multiLevelType w:val="hybridMultilevel"/>
    <w:tmpl w:val="0B9CBC1C"/>
    <w:lvl w:ilvl="0" w:tplc="4A4A717E">
      <w:start w:val="1"/>
      <w:numFmt w:val="lowerLetter"/>
      <w:lvlText w:val="%1."/>
      <w:lvlJc w:val="left"/>
      <w:pPr>
        <w:ind w:left="2421"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52" w15:restartNumberingAfterBreak="0">
    <w:nsid w:val="42445F39"/>
    <w:multiLevelType w:val="hybridMultilevel"/>
    <w:tmpl w:val="4BD82B32"/>
    <w:lvl w:ilvl="0" w:tplc="6AA48ADA">
      <w:start w:val="1"/>
      <w:numFmt w:val="lowerLetter"/>
      <w:lvlText w:val="%1."/>
      <w:lvlJc w:val="left"/>
      <w:pPr>
        <w:ind w:left="2160" w:hanging="360"/>
      </w:pPr>
      <w:rPr>
        <w:rFonts w:ascii="Times New Roman" w:eastAsia="Times New Roman" w:hAnsi="Times New Roman" w:cs="Times New Roman"/>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3" w15:restartNumberingAfterBreak="0">
    <w:nsid w:val="4303014D"/>
    <w:multiLevelType w:val="hybridMultilevel"/>
    <w:tmpl w:val="09A8D472"/>
    <w:lvl w:ilvl="0" w:tplc="04090019">
      <w:start w:val="1"/>
      <w:numFmt w:val="lowerLetter"/>
      <w:lvlText w:val="%1."/>
      <w:lvlJc w:val="left"/>
      <w:pPr>
        <w:ind w:left="2421" w:hanging="360"/>
      </w:pPr>
      <w:rPr>
        <w:b w:val="0"/>
        <w:i w:val="0"/>
        <w:strike w:val="0"/>
        <w:dstrike w:val="0"/>
        <w:color w:val="000000"/>
        <w:sz w:val="22"/>
        <w:szCs w:val="22"/>
        <w:u w:val="none" w:color="000000"/>
        <w:effect w:val="none"/>
        <w:bdr w:val="none" w:sz="0" w:space="0" w:color="auto" w:frame="1"/>
        <w:vertAlign w:val="baseline"/>
      </w:r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54" w15:restartNumberingAfterBreak="0">
    <w:nsid w:val="44011F63"/>
    <w:multiLevelType w:val="hybridMultilevel"/>
    <w:tmpl w:val="5B58D8A6"/>
    <w:lvl w:ilvl="0" w:tplc="D7EC3AF2">
      <w:start w:val="1"/>
      <w:numFmt w:val="decimal"/>
      <w:lvlText w:val="%1."/>
      <w:lvlJc w:val="left"/>
      <w:pPr>
        <w:ind w:left="1987" w:hanging="287"/>
      </w:pPr>
      <w:rPr>
        <w:rFonts w:ascii="Times New Roman" w:eastAsia="Arial" w:hAnsi="Times New Roman" w:cs="Times New Roman" w:hint="default"/>
        <w:b w:val="0"/>
        <w:bCs w:val="0"/>
        <w:i w:val="0"/>
        <w:iCs w:val="0"/>
        <w:strike w:val="0"/>
        <w:dstrike w:val="0"/>
        <w:color w:val="000000"/>
        <w:spacing w:val="-1"/>
        <w:w w:val="100"/>
        <w:sz w:val="24"/>
        <w:szCs w:val="24"/>
        <w:u w:val="none" w:color="000000"/>
        <w:effect w:val="none"/>
        <w:bdr w:val="none" w:sz="0" w:space="0" w:color="auto" w:frame="1"/>
        <w:vertAlign w:val="baseline"/>
        <w:lang w:val="id" w:eastAsia="en-US" w:bidi="ar-SA"/>
      </w:rPr>
    </w:lvl>
    <w:lvl w:ilvl="1" w:tplc="7E2CE6D6">
      <w:numFmt w:val="bullet"/>
      <w:lvlText w:val="•"/>
      <w:lvlJc w:val="left"/>
      <w:pPr>
        <w:ind w:left="2646" w:hanging="287"/>
      </w:pPr>
      <w:rPr>
        <w:rFonts w:hint="default"/>
        <w:lang w:val="id" w:eastAsia="en-US" w:bidi="ar-SA"/>
      </w:rPr>
    </w:lvl>
    <w:lvl w:ilvl="2" w:tplc="2258FB7C">
      <w:numFmt w:val="bullet"/>
      <w:lvlText w:val="•"/>
      <w:lvlJc w:val="left"/>
      <w:pPr>
        <w:ind w:left="3313" w:hanging="287"/>
      </w:pPr>
      <w:rPr>
        <w:rFonts w:hint="default"/>
        <w:lang w:val="id" w:eastAsia="en-US" w:bidi="ar-SA"/>
      </w:rPr>
    </w:lvl>
    <w:lvl w:ilvl="3" w:tplc="4D089FAE">
      <w:numFmt w:val="bullet"/>
      <w:lvlText w:val="•"/>
      <w:lvlJc w:val="left"/>
      <w:pPr>
        <w:ind w:left="3980" w:hanging="287"/>
      </w:pPr>
      <w:rPr>
        <w:rFonts w:hint="default"/>
        <w:lang w:val="id" w:eastAsia="en-US" w:bidi="ar-SA"/>
      </w:rPr>
    </w:lvl>
    <w:lvl w:ilvl="4" w:tplc="5A445A2E">
      <w:numFmt w:val="bullet"/>
      <w:lvlText w:val="•"/>
      <w:lvlJc w:val="left"/>
      <w:pPr>
        <w:ind w:left="4647" w:hanging="287"/>
      </w:pPr>
      <w:rPr>
        <w:rFonts w:hint="default"/>
        <w:lang w:val="id" w:eastAsia="en-US" w:bidi="ar-SA"/>
      </w:rPr>
    </w:lvl>
    <w:lvl w:ilvl="5" w:tplc="091AA3E2">
      <w:numFmt w:val="bullet"/>
      <w:lvlText w:val="•"/>
      <w:lvlJc w:val="left"/>
      <w:pPr>
        <w:ind w:left="5314" w:hanging="287"/>
      </w:pPr>
      <w:rPr>
        <w:rFonts w:hint="default"/>
        <w:lang w:val="id" w:eastAsia="en-US" w:bidi="ar-SA"/>
      </w:rPr>
    </w:lvl>
    <w:lvl w:ilvl="6" w:tplc="9566F3C8">
      <w:numFmt w:val="bullet"/>
      <w:lvlText w:val="•"/>
      <w:lvlJc w:val="left"/>
      <w:pPr>
        <w:ind w:left="5981" w:hanging="287"/>
      </w:pPr>
      <w:rPr>
        <w:rFonts w:hint="default"/>
        <w:lang w:val="id" w:eastAsia="en-US" w:bidi="ar-SA"/>
      </w:rPr>
    </w:lvl>
    <w:lvl w:ilvl="7" w:tplc="C88AD4DC">
      <w:numFmt w:val="bullet"/>
      <w:lvlText w:val="•"/>
      <w:lvlJc w:val="left"/>
      <w:pPr>
        <w:ind w:left="6648" w:hanging="287"/>
      </w:pPr>
      <w:rPr>
        <w:rFonts w:hint="default"/>
        <w:lang w:val="id" w:eastAsia="en-US" w:bidi="ar-SA"/>
      </w:rPr>
    </w:lvl>
    <w:lvl w:ilvl="8" w:tplc="8EACC674">
      <w:numFmt w:val="bullet"/>
      <w:lvlText w:val="•"/>
      <w:lvlJc w:val="left"/>
      <w:pPr>
        <w:ind w:left="7315" w:hanging="287"/>
      </w:pPr>
      <w:rPr>
        <w:rFonts w:hint="default"/>
        <w:lang w:val="id" w:eastAsia="en-US" w:bidi="ar-SA"/>
      </w:rPr>
    </w:lvl>
  </w:abstractNum>
  <w:abstractNum w:abstractNumId="55" w15:restartNumberingAfterBreak="0">
    <w:nsid w:val="456277F9"/>
    <w:multiLevelType w:val="multilevel"/>
    <w:tmpl w:val="B3AEA3D2"/>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lvlText w:val="3.%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465205F6"/>
    <w:multiLevelType w:val="hybridMultilevel"/>
    <w:tmpl w:val="BED8D5CC"/>
    <w:lvl w:ilvl="0" w:tplc="4A4A717E">
      <w:start w:val="1"/>
      <w:numFmt w:val="lowerLetter"/>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7" w15:restartNumberingAfterBreak="0">
    <w:nsid w:val="48423FA4"/>
    <w:multiLevelType w:val="hybridMultilevel"/>
    <w:tmpl w:val="B2F87716"/>
    <w:lvl w:ilvl="0" w:tplc="171879A4">
      <w:start w:val="1"/>
      <w:numFmt w:val="lowerLetter"/>
      <w:lvlText w:val="%1."/>
      <w:lvlJc w:val="left"/>
      <w:pPr>
        <w:ind w:left="10" w:firstLine="0"/>
      </w:pPr>
      <w:rPr>
        <w:b w:val="0"/>
        <w:bCs w:val="0"/>
        <w:i w:val="0"/>
        <w:strike w:val="0"/>
        <w:dstrike w:val="0"/>
        <w:color w:val="000000"/>
        <w:sz w:val="22"/>
        <w:szCs w:val="22"/>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abstractNum>
  <w:abstractNum w:abstractNumId="58" w15:restartNumberingAfterBreak="0">
    <w:nsid w:val="48C578F7"/>
    <w:multiLevelType w:val="hybridMultilevel"/>
    <w:tmpl w:val="D0F61B7E"/>
    <w:lvl w:ilvl="0" w:tplc="6BB45B08">
      <w:start w:val="1"/>
      <w:numFmt w:val="decimal"/>
      <w:lvlText w:val="%1."/>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effect w:val="none"/>
        <w:vertAlign w:val="baseline"/>
      </w:rPr>
    </w:lvl>
    <w:lvl w:ilvl="1" w:tplc="0B5AD1F8">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4A0278F5"/>
    <w:multiLevelType w:val="hybridMultilevel"/>
    <w:tmpl w:val="4CFCD47C"/>
    <w:lvl w:ilvl="0" w:tplc="9E60562C">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0" w15:restartNumberingAfterBreak="0">
    <w:nsid w:val="4A7657E1"/>
    <w:multiLevelType w:val="hybridMultilevel"/>
    <w:tmpl w:val="5BB81B60"/>
    <w:lvl w:ilvl="0" w:tplc="8A2C3EF2">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F363166">
      <w:start w:val="1"/>
      <w:numFmt w:val="lowerLetter"/>
      <w:lvlText w:val="%2"/>
      <w:lvlJc w:val="left"/>
      <w:pPr>
        <w:ind w:left="9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4043136">
      <w:start w:val="1"/>
      <w:numFmt w:val="lowerLetter"/>
      <w:lvlRestart w:val="0"/>
      <w:lvlText w:val="%3."/>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4CEEC29A">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F5EA33C">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E544F54">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1E09494">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D4A7842">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BECBCC4">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1" w15:restartNumberingAfterBreak="0">
    <w:nsid w:val="4B733D54"/>
    <w:multiLevelType w:val="hybridMultilevel"/>
    <w:tmpl w:val="7750CB2C"/>
    <w:lvl w:ilvl="0" w:tplc="0BF07148">
      <w:start w:val="1"/>
      <w:numFmt w:val="lowerLetter"/>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start w:val="1"/>
      <w:numFmt w:val="decimal"/>
      <w:lvlText w:val="%4."/>
      <w:lvlJc w:val="left"/>
      <w:pPr>
        <w:ind w:left="3938" w:hanging="360"/>
      </w:pPr>
    </w:lvl>
    <w:lvl w:ilvl="4" w:tplc="38090019">
      <w:start w:val="1"/>
      <w:numFmt w:val="lowerLetter"/>
      <w:lvlText w:val="%5."/>
      <w:lvlJc w:val="left"/>
      <w:pPr>
        <w:ind w:left="4658" w:hanging="360"/>
      </w:pPr>
    </w:lvl>
    <w:lvl w:ilvl="5" w:tplc="3809001B">
      <w:start w:val="1"/>
      <w:numFmt w:val="lowerRoman"/>
      <w:lvlText w:val="%6."/>
      <w:lvlJc w:val="right"/>
      <w:pPr>
        <w:ind w:left="5378" w:hanging="180"/>
      </w:pPr>
    </w:lvl>
    <w:lvl w:ilvl="6" w:tplc="3809000F">
      <w:start w:val="1"/>
      <w:numFmt w:val="decimal"/>
      <w:lvlText w:val="%7."/>
      <w:lvlJc w:val="left"/>
      <w:pPr>
        <w:ind w:left="6098" w:hanging="360"/>
      </w:pPr>
    </w:lvl>
    <w:lvl w:ilvl="7" w:tplc="38090019">
      <w:start w:val="1"/>
      <w:numFmt w:val="lowerLetter"/>
      <w:lvlText w:val="%8."/>
      <w:lvlJc w:val="left"/>
      <w:pPr>
        <w:ind w:left="6818" w:hanging="360"/>
      </w:pPr>
    </w:lvl>
    <w:lvl w:ilvl="8" w:tplc="3809001B">
      <w:start w:val="1"/>
      <w:numFmt w:val="lowerRoman"/>
      <w:lvlText w:val="%9."/>
      <w:lvlJc w:val="right"/>
      <w:pPr>
        <w:ind w:left="7538" w:hanging="180"/>
      </w:pPr>
    </w:lvl>
  </w:abstractNum>
  <w:abstractNum w:abstractNumId="62" w15:restartNumberingAfterBreak="0">
    <w:nsid w:val="4BB22259"/>
    <w:multiLevelType w:val="hybridMultilevel"/>
    <w:tmpl w:val="3EBC4664"/>
    <w:lvl w:ilvl="0" w:tplc="FFFFFFFF">
      <w:start w:val="1"/>
      <w:numFmt w:val="lowerLetter"/>
      <w:lvlText w:val="%1."/>
      <w:lvlJc w:val="left"/>
      <w:pPr>
        <w:ind w:left="2138"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63" w15:restartNumberingAfterBreak="0">
    <w:nsid w:val="4C564885"/>
    <w:multiLevelType w:val="hybridMultilevel"/>
    <w:tmpl w:val="D1C659FC"/>
    <w:lvl w:ilvl="0" w:tplc="A810EAC6">
      <w:start w:val="1"/>
      <w:numFmt w:val="decimal"/>
      <w:lvlText w:val="%1."/>
      <w:lvlJc w:val="left"/>
      <w:pPr>
        <w:ind w:left="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E88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103A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B40C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3446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08A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C217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14E9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AEFE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C5D50B5"/>
    <w:multiLevelType w:val="hybridMultilevel"/>
    <w:tmpl w:val="10E215C2"/>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65" w15:restartNumberingAfterBreak="0">
    <w:nsid w:val="4D685E54"/>
    <w:multiLevelType w:val="hybridMultilevel"/>
    <w:tmpl w:val="FFA4F4E4"/>
    <w:lvl w:ilvl="0" w:tplc="3809000F">
      <w:start w:val="1"/>
      <w:numFmt w:val="decimal"/>
      <w:lvlText w:val="%1."/>
      <w:lvlJc w:val="left"/>
      <w:pPr>
        <w:ind w:left="2574" w:hanging="360"/>
      </w:p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66" w15:restartNumberingAfterBreak="0">
    <w:nsid w:val="576D2A48"/>
    <w:multiLevelType w:val="multilevel"/>
    <w:tmpl w:val="DF1CBBE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4.1.%3"/>
      <w:lvlJc w:val="left"/>
      <w:pPr>
        <w:ind w:left="720" w:hanging="720"/>
      </w:pPr>
      <w:rPr>
        <w:rFonts w:ascii="Times New Roman" w:hAnsi="Times New Roman" w:hint="default"/>
        <w:b/>
        <w:i w:val="0"/>
        <w:color w:val="000000" w:themeColor="text1"/>
        <w:sz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57E36D34"/>
    <w:multiLevelType w:val="hybridMultilevel"/>
    <w:tmpl w:val="6AE44DFA"/>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68" w15:restartNumberingAfterBreak="0">
    <w:nsid w:val="58ED5633"/>
    <w:multiLevelType w:val="hybridMultilevel"/>
    <w:tmpl w:val="417A3776"/>
    <w:lvl w:ilvl="0" w:tplc="30628252">
      <w:start w:val="1"/>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4EC2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4C1D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08F6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AAEC0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5C989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EB0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0C09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44CC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9014345"/>
    <w:multiLevelType w:val="hybridMultilevel"/>
    <w:tmpl w:val="BD06324C"/>
    <w:lvl w:ilvl="0" w:tplc="04090011">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70" w15:restartNumberingAfterBreak="0">
    <w:nsid w:val="59AE20CD"/>
    <w:multiLevelType w:val="hybridMultilevel"/>
    <w:tmpl w:val="4692B41E"/>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71" w15:restartNumberingAfterBreak="0">
    <w:nsid w:val="5A1D4570"/>
    <w:multiLevelType w:val="hybridMultilevel"/>
    <w:tmpl w:val="EAFE90DC"/>
    <w:lvl w:ilvl="0" w:tplc="D648387A">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5AAF27A3"/>
    <w:multiLevelType w:val="hybridMultilevel"/>
    <w:tmpl w:val="5B58D8A6"/>
    <w:lvl w:ilvl="0" w:tplc="D7EC3AF2">
      <w:start w:val="1"/>
      <w:numFmt w:val="decimal"/>
      <w:lvlText w:val="%1."/>
      <w:lvlJc w:val="left"/>
      <w:pPr>
        <w:ind w:left="1987" w:hanging="287"/>
      </w:pPr>
      <w:rPr>
        <w:rFonts w:ascii="Times New Roman" w:eastAsia="Arial" w:hAnsi="Times New Roman" w:cs="Times New Roman" w:hint="default"/>
        <w:b w:val="0"/>
        <w:bCs w:val="0"/>
        <w:i w:val="0"/>
        <w:iCs w:val="0"/>
        <w:strike w:val="0"/>
        <w:dstrike w:val="0"/>
        <w:color w:val="000000"/>
        <w:spacing w:val="-1"/>
        <w:w w:val="100"/>
        <w:sz w:val="24"/>
        <w:szCs w:val="24"/>
        <w:u w:val="none" w:color="000000"/>
        <w:effect w:val="none"/>
        <w:bdr w:val="none" w:sz="0" w:space="0" w:color="auto" w:frame="1"/>
        <w:vertAlign w:val="baseline"/>
        <w:lang w:val="id" w:eastAsia="en-US" w:bidi="ar-SA"/>
      </w:rPr>
    </w:lvl>
    <w:lvl w:ilvl="1" w:tplc="7E2CE6D6">
      <w:numFmt w:val="bullet"/>
      <w:lvlText w:val="•"/>
      <w:lvlJc w:val="left"/>
      <w:pPr>
        <w:ind w:left="2646" w:hanging="287"/>
      </w:pPr>
      <w:rPr>
        <w:rFonts w:hint="default"/>
        <w:lang w:val="id" w:eastAsia="en-US" w:bidi="ar-SA"/>
      </w:rPr>
    </w:lvl>
    <w:lvl w:ilvl="2" w:tplc="2258FB7C">
      <w:numFmt w:val="bullet"/>
      <w:lvlText w:val="•"/>
      <w:lvlJc w:val="left"/>
      <w:pPr>
        <w:ind w:left="3313" w:hanging="287"/>
      </w:pPr>
      <w:rPr>
        <w:rFonts w:hint="default"/>
        <w:lang w:val="id" w:eastAsia="en-US" w:bidi="ar-SA"/>
      </w:rPr>
    </w:lvl>
    <w:lvl w:ilvl="3" w:tplc="4D089FAE">
      <w:numFmt w:val="bullet"/>
      <w:lvlText w:val="•"/>
      <w:lvlJc w:val="left"/>
      <w:pPr>
        <w:ind w:left="3980" w:hanging="287"/>
      </w:pPr>
      <w:rPr>
        <w:rFonts w:hint="default"/>
        <w:lang w:val="id" w:eastAsia="en-US" w:bidi="ar-SA"/>
      </w:rPr>
    </w:lvl>
    <w:lvl w:ilvl="4" w:tplc="5A445A2E">
      <w:numFmt w:val="bullet"/>
      <w:lvlText w:val="•"/>
      <w:lvlJc w:val="left"/>
      <w:pPr>
        <w:ind w:left="4647" w:hanging="287"/>
      </w:pPr>
      <w:rPr>
        <w:rFonts w:hint="default"/>
        <w:lang w:val="id" w:eastAsia="en-US" w:bidi="ar-SA"/>
      </w:rPr>
    </w:lvl>
    <w:lvl w:ilvl="5" w:tplc="091AA3E2">
      <w:numFmt w:val="bullet"/>
      <w:lvlText w:val="•"/>
      <w:lvlJc w:val="left"/>
      <w:pPr>
        <w:ind w:left="5314" w:hanging="287"/>
      </w:pPr>
      <w:rPr>
        <w:rFonts w:hint="default"/>
        <w:lang w:val="id" w:eastAsia="en-US" w:bidi="ar-SA"/>
      </w:rPr>
    </w:lvl>
    <w:lvl w:ilvl="6" w:tplc="9566F3C8">
      <w:numFmt w:val="bullet"/>
      <w:lvlText w:val="•"/>
      <w:lvlJc w:val="left"/>
      <w:pPr>
        <w:ind w:left="5981" w:hanging="287"/>
      </w:pPr>
      <w:rPr>
        <w:rFonts w:hint="default"/>
        <w:lang w:val="id" w:eastAsia="en-US" w:bidi="ar-SA"/>
      </w:rPr>
    </w:lvl>
    <w:lvl w:ilvl="7" w:tplc="C88AD4DC">
      <w:numFmt w:val="bullet"/>
      <w:lvlText w:val="•"/>
      <w:lvlJc w:val="left"/>
      <w:pPr>
        <w:ind w:left="6648" w:hanging="287"/>
      </w:pPr>
      <w:rPr>
        <w:rFonts w:hint="default"/>
        <w:lang w:val="id" w:eastAsia="en-US" w:bidi="ar-SA"/>
      </w:rPr>
    </w:lvl>
    <w:lvl w:ilvl="8" w:tplc="8EACC674">
      <w:numFmt w:val="bullet"/>
      <w:lvlText w:val="•"/>
      <w:lvlJc w:val="left"/>
      <w:pPr>
        <w:ind w:left="7315" w:hanging="287"/>
      </w:pPr>
      <w:rPr>
        <w:rFonts w:hint="default"/>
        <w:lang w:val="id" w:eastAsia="en-US" w:bidi="ar-SA"/>
      </w:rPr>
    </w:lvl>
  </w:abstractNum>
  <w:abstractNum w:abstractNumId="73" w15:restartNumberingAfterBreak="0">
    <w:nsid w:val="5B017369"/>
    <w:multiLevelType w:val="hybridMultilevel"/>
    <w:tmpl w:val="CEBA66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5BC97416"/>
    <w:multiLevelType w:val="hybridMultilevel"/>
    <w:tmpl w:val="6C4E7022"/>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75" w15:restartNumberingAfterBreak="0">
    <w:nsid w:val="5D54294F"/>
    <w:multiLevelType w:val="hybridMultilevel"/>
    <w:tmpl w:val="0F463BE4"/>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76" w15:restartNumberingAfterBreak="0">
    <w:nsid w:val="5F451C67"/>
    <w:multiLevelType w:val="hybridMultilevel"/>
    <w:tmpl w:val="8C4811CA"/>
    <w:lvl w:ilvl="0" w:tplc="5DAE586C">
      <w:start w:val="1"/>
      <w:numFmt w:val="lowerLetter"/>
      <w:lvlText w:val="%1."/>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320" w:hanging="360"/>
      </w:pPr>
    </w:lvl>
    <w:lvl w:ilvl="2" w:tplc="3809001B" w:tentative="1">
      <w:start w:val="1"/>
      <w:numFmt w:val="lowerRoman"/>
      <w:lvlText w:val="%3."/>
      <w:lvlJc w:val="right"/>
      <w:pPr>
        <w:ind w:left="2040" w:hanging="180"/>
      </w:pPr>
    </w:lvl>
    <w:lvl w:ilvl="3" w:tplc="3809000F" w:tentative="1">
      <w:start w:val="1"/>
      <w:numFmt w:val="decimal"/>
      <w:lvlText w:val="%4."/>
      <w:lvlJc w:val="left"/>
      <w:pPr>
        <w:ind w:left="2760" w:hanging="360"/>
      </w:pPr>
    </w:lvl>
    <w:lvl w:ilvl="4" w:tplc="38090019" w:tentative="1">
      <w:start w:val="1"/>
      <w:numFmt w:val="lowerLetter"/>
      <w:lvlText w:val="%5."/>
      <w:lvlJc w:val="left"/>
      <w:pPr>
        <w:ind w:left="3480" w:hanging="360"/>
      </w:pPr>
    </w:lvl>
    <w:lvl w:ilvl="5" w:tplc="3809001B" w:tentative="1">
      <w:start w:val="1"/>
      <w:numFmt w:val="lowerRoman"/>
      <w:lvlText w:val="%6."/>
      <w:lvlJc w:val="right"/>
      <w:pPr>
        <w:ind w:left="4200" w:hanging="180"/>
      </w:pPr>
    </w:lvl>
    <w:lvl w:ilvl="6" w:tplc="3809000F" w:tentative="1">
      <w:start w:val="1"/>
      <w:numFmt w:val="decimal"/>
      <w:lvlText w:val="%7."/>
      <w:lvlJc w:val="left"/>
      <w:pPr>
        <w:ind w:left="4920" w:hanging="360"/>
      </w:pPr>
    </w:lvl>
    <w:lvl w:ilvl="7" w:tplc="38090019" w:tentative="1">
      <w:start w:val="1"/>
      <w:numFmt w:val="lowerLetter"/>
      <w:lvlText w:val="%8."/>
      <w:lvlJc w:val="left"/>
      <w:pPr>
        <w:ind w:left="5640" w:hanging="360"/>
      </w:pPr>
    </w:lvl>
    <w:lvl w:ilvl="8" w:tplc="3809001B" w:tentative="1">
      <w:start w:val="1"/>
      <w:numFmt w:val="lowerRoman"/>
      <w:lvlText w:val="%9."/>
      <w:lvlJc w:val="right"/>
      <w:pPr>
        <w:ind w:left="6360" w:hanging="180"/>
      </w:pPr>
    </w:lvl>
  </w:abstractNum>
  <w:abstractNum w:abstractNumId="77" w15:restartNumberingAfterBreak="0">
    <w:nsid w:val="5FD717D3"/>
    <w:multiLevelType w:val="hybridMultilevel"/>
    <w:tmpl w:val="59964ED8"/>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78" w15:restartNumberingAfterBreak="0">
    <w:nsid w:val="617210F7"/>
    <w:multiLevelType w:val="multilevel"/>
    <w:tmpl w:val="876E317E"/>
    <w:lvl w:ilvl="0">
      <w:start w:val="1"/>
      <w:numFmt w:val="decimal"/>
      <w:lvlText w:val="%1"/>
      <w:lvlJc w:val="left"/>
      <w:pPr>
        <w:ind w:left="540" w:hanging="54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15:restartNumberingAfterBreak="0">
    <w:nsid w:val="61A13497"/>
    <w:multiLevelType w:val="hybridMultilevel"/>
    <w:tmpl w:val="742AEEF0"/>
    <w:lvl w:ilvl="0" w:tplc="0F5C8C64">
      <w:start w:val="2"/>
      <w:numFmt w:val="decimal"/>
      <w:lvlText w:val="2.1.%1"/>
      <w:lvlJc w:val="left"/>
      <w:pPr>
        <w:ind w:left="2340"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0" w15:restartNumberingAfterBreak="0">
    <w:nsid w:val="61AA7C86"/>
    <w:multiLevelType w:val="hybridMultilevel"/>
    <w:tmpl w:val="D5ACD99A"/>
    <w:lvl w:ilvl="0" w:tplc="AF6C73CE">
      <w:start w:val="1"/>
      <w:numFmt w:val="decimal"/>
      <w:lvlText w:val="%1."/>
      <w:lvlJc w:val="left"/>
      <w:pPr>
        <w:ind w:left="720" w:hanging="360"/>
      </w:pPr>
      <w:rPr>
        <w:rFonts w:hint="default"/>
      </w:rPr>
    </w:lvl>
    <w:lvl w:ilvl="1" w:tplc="A5D441B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1CB7F63"/>
    <w:multiLevelType w:val="hybridMultilevel"/>
    <w:tmpl w:val="A1AA8CEC"/>
    <w:lvl w:ilvl="0" w:tplc="182EDA70">
      <w:start w:val="1"/>
      <w:numFmt w:val="lowerLetter"/>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start w:val="1"/>
      <w:numFmt w:val="decimal"/>
      <w:lvlText w:val="%4."/>
      <w:lvlJc w:val="left"/>
      <w:pPr>
        <w:ind w:left="3938" w:hanging="360"/>
      </w:pPr>
    </w:lvl>
    <w:lvl w:ilvl="4" w:tplc="38090019">
      <w:start w:val="1"/>
      <w:numFmt w:val="lowerLetter"/>
      <w:lvlText w:val="%5."/>
      <w:lvlJc w:val="left"/>
      <w:pPr>
        <w:ind w:left="4658" w:hanging="360"/>
      </w:pPr>
    </w:lvl>
    <w:lvl w:ilvl="5" w:tplc="3809001B">
      <w:start w:val="1"/>
      <w:numFmt w:val="lowerRoman"/>
      <w:lvlText w:val="%6."/>
      <w:lvlJc w:val="right"/>
      <w:pPr>
        <w:ind w:left="5378" w:hanging="180"/>
      </w:pPr>
    </w:lvl>
    <w:lvl w:ilvl="6" w:tplc="3809000F">
      <w:start w:val="1"/>
      <w:numFmt w:val="decimal"/>
      <w:lvlText w:val="%7."/>
      <w:lvlJc w:val="left"/>
      <w:pPr>
        <w:ind w:left="6098" w:hanging="360"/>
      </w:pPr>
    </w:lvl>
    <w:lvl w:ilvl="7" w:tplc="38090019">
      <w:start w:val="1"/>
      <w:numFmt w:val="lowerLetter"/>
      <w:lvlText w:val="%8."/>
      <w:lvlJc w:val="left"/>
      <w:pPr>
        <w:ind w:left="6818" w:hanging="360"/>
      </w:pPr>
    </w:lvl>
    <w:lvl w:ilvl="8" w:tplc="3809001B">
      <w:start w:val="1"/>
      <w:numFmt w:val="lowerRoman"/>
      <w:lvlText w:val="%9."/>
      <w:lvlJc w:val="right"/>
      <w:pPr>
        <w:ind w:left="7538" w:hanging="180"/>
      </w:pPr>
    </w:lvl>
  </w:abstractNum>
  <w:abstractNum w:abstractNumId="82" w15:restartNumberingAfterBreak="0">
    <w:nsid w:val="62EE222F"/>
    <w:multiLevelType w:val="hybridMultilevel"/>
    <w:tmpl w:val="564AC6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64346C1B"/>
    <w:multiLevelType w:val="multilevel"/>
    <w:tmpl w:val="55CCD96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7296FAD"/>
    <w:multiLevelType w:val="hybridMultilevel"/>
    <w:tmpl w:val="D1288A9E"/>
    <w:lvl w:ilvl="0" w:tplc="0409000F">
      <w:start w:val="1"/>
      <w:numFmt w:val="decimal"/>
      <w:lvlText w:val="%1."/>
      <w:lvlJc w:val="left"/>
      <w:pPr>
        <w:ind w:left="720" w:hanging="360"/>
      </w:pPr>
      <w:rPr>
        <w:rFonts w:hint="default"/>
      </w:rPr>
    </w:lvl>
    <w:lvl w:ilvl="1" w:tplc="D90C54D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72E2D94"/>
    <w:multiLevelType w:val="hybridMultilevel"/>
    <w:tmpl w:val="9940AFF4"/>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start w:val="1"/>
      <w:numFmt w:val="lowerRoman"/>
      <w:lvlText w:val="%3."/>
      <w:lvlJc w:val="right"/>
      <w:pPr>
        <w:ind w:left="3578" w:hanging="180"/>
      </w:pPr>
    </w:lvl>
    <w:lvl w:ilvl="3" w:tplc="0409000F">
      <w:start w:val="1"/>
      <w:numFmt w:val="decimal"/>
      <w:lvlText w:val="%4."/>
      <w:lvlJc w:val="left"/>
      <w:pPr>
        <w:ind w:left="4298" w:hanging="360"/>
      </w:pPr>
    </w:lvl>
    <w:lvl w:ilvl="4" w:tplc="04090019">
      <w:start w:val="1"/>
      <w:numFmt w:val="lowerLetter"/>
      <w:lvlText w:val="%5."/>
      <w:lvlJc w:val="left"/>
      <w:pPr>
        <w:ind w:left="5018" w:hanging="360"/>
      </w:pPr>
    </w:lvl>
    <w:lvl w:ilvl="5" w:tplc="0409001B">
      <w:start w:val="1"/>
      <w:numFmt w:val="lowerRoman"/>
      <w:lvlText w:val="%6."/>
      <w:lvlJc w:val="right"/>
      <w:pPr>
        <w:ind w:left="5738" w:hanging="180"/>
      </w:pPr>
    </w:lvl>
    <w:lvl w:ilvl="6" w:tplc="0409000F">
      <w:start w:val="1"/>
      <w:numFmt w:val="decimal"/>
      <w:lvlText w:val="%7."/>
      <w:lvlJc w:val="left"/>
      <w:pPr>
        <w:ind w:left="6458" w:hanging="360"/>
      </w:pPr>
    </w:lvl>
    <w:lvl w:ilvl="7" w:tplc="04090019">
      <w:start w:val="1"/>
      <w:numFmt w:val="lowerLetter"/>
      <w:lvlText w:val="%8."/>
      <w:lvlJc w:val="left"/>
      <w:pPr>
        <w:ind w:left="7178" w:hanging="360"/>
      </w:pPr>
    </w:lvl>
    <w:lvl w:ilvl="8" w:tplc="0409001B">
      <w:start w:val="1"/>
      <w:numFmt w:val="lowerRoman"/>
      <w:lvlText w:val="%9."/>
      <w:lvlJc w:val="right"/>
      <w:pPr>
        <w:ind w:left="7898" w:hanging="180"/>
      </w:pPr>
    </w:lvl>
  </w:abstractNum>
  <w:abstractNum w:abstractNumId="86" w15:restartNumberingAfterBreak="0">
    <w:nsid w:val="68F26618"/>
    <w:multiLevelType w:val="hybridMultilevel"/>
    <w:tmpl w:val="5170B3A6"/>
    <w:lvl w:ilvl="0" w:tplc="D7EC3AF2">
      <w:start w:val="1"/>
      <w:numFmt w:val="decimal"/>
      <w:lvlText w:val="%1."/>
      <w:lvlJc w:val="left"/>
      <w:pPr>
        <w:ind w:left="1854" w:hanging="360"/>
      </w:pPr>
      <w:rPr>
        <w:rFonts w:ascii="Times New Roman" w:eastAsia="Arial" w:hAnsi="Times New Roman" w:cs="Times New Roman" w:hint="default"/>
        <w:b w:val="0"/>
        <w:i w:val="0"/>
        <w:strike w:val="0"/>
        <w:dstrike w:val="0"/>
        <w:color w:val="000000"/>
        <w:sz w:val="24"/>
        <w:szCs w:val="24"/>
        <w:u w:val="none" w:color="000000"/>
        <w:effect w:val="none"/>
        <w:bdr w:val="none" w:sz="0" w:space="0" w:color="auto" w:frame="1"/>
        <w:vertAlign w:val="baseline"/>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7" w15:restartNumberingAfterBreak="0">
    <w:nsid w:val="696B78DA"/>
    <w:multiLevelType w:val="hybridMultilevel"/>
    <w:tmpl w:val="D4207B56"/>
    <w:lvl w:ilvl="0" w:tplc="FFFFFFFF">
      <w:start w:val="1"/>
      <w:numFmt w:val="decimal"/>
      <w:lvlText w:val="1.%1"/>
      <w:lvlJc w:val="left"/>
      <w:pPr>
        <w:ind w:left="720" w:hanging="360"/>
      </w:pPr>
    </w:lvl>
    <w:lvl w:ilvl="1" w:tplc="5694CCC2">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8" w15:restartNumberingAfterBreak="0">
    <w:nsid w:val="698D1454"/>
    <w:multiLevelType w:val="hybridMultilevel"/>
    <w:tmpl w:val="FE3CF0C0"/>
    <w:lvl w:ilvl="0" w:tplc="04090019">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89" w15:restartNumberingAfterBreak="0">
    <w:nsid w:val="6ADE2519"/>
    <w:multiLevelType w:val="hybridMultilevel"/>
    <w:tmpl w:val="BE0EC030"/>
    <w:lvl w:ilvl="0" w:tplc="847C2BB6">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EBC47CC">
      <w:start w:val="1"/>
      <w:numFmt w:val="lowerLetter"/>
      <w:lvlText w:val="%2"/>
      <w:lvlJc w:val="left"/>
      <w:pPr>
        <w:ind w:left="9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0B61FCA">
      <w:start w:val="1"/>
      <w:numFmt w:val="lowerLetter"/>
      <w:lvlRestart w:val="0"/>
      <w:lvlText w:val="%3."/>
      <w:lvlJc w:val="left"/>
      <w:pPr>
        <w:ind w:left="9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8D88A80">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2221142">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1E069C2">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1183DFC">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290C3C2">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9412D990">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0" w15:restartNumberingAfterBreak="0">
    <w:nsid w:val="6B171EC4"/>
    <w:multiLevelType w:val="hybridMultilevel"/>
    <w:tmpl w:val="E2A46A72"/>
    <w:lvl w:ilvl="0" w:tplc="0D420D62">
      <w:start w:val="1"/>
      <w:numFmt w:val="decimal"/>
      <w:lvlText w:val="%1."/>
      <w:lvlJc w:val="left"/>
      <w:pPr>
        <w:ind w:left="720" w:hanging="360"/>
      </w:pPr>
      <w:rPr>
        <w:i w:val="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91" w15:restartNumberingAfterBreak="0">
    <w:nsid w:val="6F4E6081"/>
    <w:multiLevelType w:val="hybridMultilevel"/>
    <w:tmpl w:val="F8B4D362"/>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92" w15:restartNumberingAfterBreak="0">
    <w:nsid w:val="70E72C4F"/>
    <w:multiLevelType w:val="hybridMultilevel"/>
    <w:tmpl w:val="0CDA4494"/>
    <w:lvl w:ilvl="0" w:tplc="04E04B88">
      <w:start w:val="1"/>
      <w:numFmt w:val="lowerLetter"/>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start w:val="1"/>
      <w:numFmt w:val="decimal"/>
      <w:lvlText w:val="%4."/>
      <w:lvlJc w:val="left"/>
      <w:pPr>
        <w:ind w:left="3938" w:hanging="360"/>
      </w:pPr>
    </w:lvl>
    <w:lvl w:ilvl="4" w:tplc="38090019">
      <w:start w:val="1"/>
      <w:numFmt w:val="lowerLetter"/>
      <w:lvlText w:val="%5."/>
      <w:lvlJc w:val="left"/>
      <w:pPr>
        <w:ind w:left="4658" w:hanging="360"/>
      </w:pPr>
    </w:lvl>
    <w:lvl w:ilvl="5" w:tplc="3809001B">
      <w:start w:val="1"/>
      <w:numFmt w:val="lowerRoman"/>
      <w:lvlText w:val="%6."/>
      <w:lvlJc w:val="right"/>
      <w:pPr>
        <w:ind w:left="5378" w:hanging="180"/>
      </w:pPr>
    </w:lvl>
    <w:lvl w:ilvl="6" w:tplc="3809000F">
      <w:start w:val="1"/>
      <w:numFmt w:val="decimal"/>
      <w:lvlText w:val="%7."/>
      <w:lvlJc w:val="left"/>
      <w:pPr>
        <w:ind w:left="6098" w:hanging="360"/>
      </w:pPr>
    </w:lvl>
    <w:lvl w:ilvl="7" w:tplc="38090019">
      <w:start w:val="1"/>
      <w:numFmt w:val="lowerLetter"/>
      <w:lvlText w:val="%8."/>
      <w:lvlJc w:val="left"/>
      <w:pPr>
        <w:ind w:left="6818" w:hanging="360"/>
      </w:pPr>
    </w:lvl>
    <w:lvl w:ilvl="8" w:tplc="3809001B">
      <w:start w:val="1"/>
      <w:numFmt w:val="lowerRoman"/>
      <w:lvlText w:val="%9."/>
      <w:lvlJc w:val="right"/>
      <w:pPr>
        <w:ind w:left="7538" w:hanging="180"/>
      </w:pPr>
    </w:lvl>
  </w:abstractNum>
  <w:abstractNum w:abstractNumId="93" w15:restartNumberingAfterBreak="0">
    <w:nsid w:val="71790B5F"/>
    <w:multiLevelType w:val="hybridMultilevel"/>
    <w:tmpl w:val="FD3ED1AE"/>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94" w15:restartNumberingAfterBreak="0">
    <w:nsid w:val="71B03806"/>
    <w:multiLevelType w:val="hybridMultilevel"/>
    <w:tmpl w:val="C99AC914"/>
    <w:lvl w:ilvl="0" w:tplc="D4AE9544">
      <w:start w:val="1"/>
      <w:numFmt w:val="lowerLetter"/>
      <w:lvlText w:val="%1."/>
      <w:lvlJc w:val="left"/>
      <w:pPr>
        <w:ind w:left="1778" w:hanging="360"/>
      </w:pPr>
    </w:lvl>
    <w:lvl w:ilvl="1" w:tplc="38090019">
      <w:start w:val="1"/>
      <w:numFmt w:val="lowerLetter"/>
      <w:lvlText w:val="%2."/>
      <w:lvlJc w:val="left"/>
      <w:pPr>
        <w:ind w:left="2498" w:hanging="360"/>
      </w:pPr>
    </w:lvl>
    <w:lvl w:ilvl="2" w:tplc="3809001B">
      <w:start w:val="1"/>
      <w:numFmt w:val="lowerRoman"/>
      <w:lvlText w:val="%3."/>
      <w:lvlJc w:val="right"/>
      <w:pPr>
        <w:ind w:left="3218" w:hanging="180"/>
      </w:pPr>
    </w:lvl>
    <w:lvl w:ilvl="3" w:tplc="3809000F">
      <w:start w:val="1"/>
      <w:numFmt w:val="decimal"/>
      <w:lvlText w:val="%4."/>
      <w:lvlJc w:val="left"/>
      <w:pPr>
        <w:ind w:left="3938" w:hanging="360"/>
      </w:pPr>
    </w:lvl>
    <w:lvl w:ilvl="4" w:tplc="38090019">
      <w:start w:val="1"/>
      <w:numFmt w:val="lowerLetter"/>
      <w:lvlText w:val="%5."/>
      <w:lvlJc w:val="left"/>
      <w:pPr>
        <w:ind w:left="4658" w:hanging="360"/>
      </w:pPr>
    </w:lvl>
    <w:lvl w:ilvl="5" w:tplc="3809001B">
      <w:start w:val="1"/>
      <w:numFmt w:val="lowerRoman"/>
      <w:lvlText w:val="%6."/>
      <w:lvlJc w:val="right"/>
      <w:pPr>
        <w:ind w:left="5378" w:hanging="180"/>
      </w:pPr>
    </w:lvl>
    <w:lvl w:ilvl="6" w:tplc="3809000F">
      <w:start w:val="1"/>
      <w:numFmt w:val="decimal"/>
      <w:lvlText w:val="%7."/>
      <w:lvlJc w:val="left"/>
      <w:pPr>
        <w:ind w:left="6098" w:hanging="360"/>
      </w:pPr>
    </w:lvl>
    <w:lvl w:ilvl="7" w:tplc="38090019">
      <w:start w:val="1"/>
      <w:numFmt w:val="lowerLetter"/>
      <w:lvlText w:val="%8."/>
      <w:lvlJc w:val="left"/>
      <w:pPr>
        <w:ind w:left="6818" w:hanging="360"/>
      </w:pPr>
    </w:lvl>
    <w:lvl w:ilvl="8" w:tplc="3809001B">
      <w:start w:val="1"/>
      <w:numFmt w:val="lowerRoman"/>
      <w:lvlText w:val="%9."/>
      <w:lvlJc w:val="right"/>
      <w:pPr>
        <w:ind w:left="7538" w:hanging="180"/>
      </w:pPr>
    </w:lvl>
  </w:abstractNum>
  <w:abstractNum w:abstractNumId="95" w15:restartNumberingAfterBreak="0">
    <w:nsid w:val="72B024B3"/>
    <w:multiLevelType w:val="hybridMultilevel"/>
    <w:tmpl w:val="5C6E4F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73391705"/>
    <w:multiLevelType w:val="hybridMultilevel"/>
    <w:tmpl w:val="327A01DE"/>
    <w:lvl w:ilvl="0" w:tplc="E0D85F72">
      <w:start w:val="4"/>
      <w:numFmt w:val="decimal"/>
      <w:lvlText w:val="1.3.%1"/>
      <w:lvlJc w:val="left"/>
      <w:pPr>
        <w:ind w:left="720" w:hanging="360"/>
      </w:pPr>
      <w:rPr>
        <w:rFonts w:hint="default"/>
        <w:i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7" w15:restartNumberingAfterBreak="0">
    <w:nsid w:val="73A667D7"/>
    <w:multiLevelType w:val="hybridMultilevel"/>
    <w:tmpl w:val="ABF675EA"/>
    <w:lvl w:ilvl="0" w:tplc="FCE46286">
      <w:start w:val="1"/>
      <w:numFmt w:val="lowerLetter"/>
      <w:lvlText w:val="%1."/>
      <w:lvlJc w:val="left"/>
      <w:pPr>
        <w:ind w:left="10" w:firstLine="0"/>
      </w:pPr>
      <w:rPr>
        <w:b w:val="0"/>
        <w:bCs w:val="0"/>
        <w:i w:val="0"/>
        <w:strike w:val="0"/>
        <w:dstrike w:val="0"/>
        <w:color w:val="000000"/>
        <w:sz w:val="22"/>
        <w:szCs w:val="22"/>
        <w:u w:val="none" w:color="000000"/>
        <w:effect w:val="none"/>
        <w:bdr w:val="none" w:sz="0" w:space="0" w:color="auto" w:frame="1"/>
        <w:vertAlign w:val="baseline"/>
      </w:rPr>
    </w:lvl>
    <w:lvl w:ilvl="1" w:tplc="FFFFFFFF">
      <w:start w:val="1"/>
      <w:numFmt w:val="lowerLetter"/>
      <w:lvlText w:val="%2"/>
      <w:lvlJc w:val="left"/>
      <w:pPr>
        <w:ind w:left="10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2" w:tplc="FFFFFFFF">
      <w:start w:val="1"/>
      <w:numFmt w:val="lowerRoman"/>
      <w:lvlText w:val="%3"/>
      <w:lvlJc w:val="left"/>
      <w:pPr>
        <w:ind w:left="18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3" w:tplc="FFFFFFFF">
      <w:start w:val="1"/>
      <w:numFmt w:val="decimal"/>
      <w:lvlText w:val="%4"/>
      <w:lvlJc w:val="left"/>
      <w:pPr>
        <w:ind w:left="25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4" w:tplc="FFFFFFFF">
      <w:start w:val="1"/>
      <w:numFmt w:val="lowerLetter"/>
      <w:lvlText w:val="%5"/>
      <w:lvlJc w:val="left"/>
      <w:pPr>
        <w:ind w:left="324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5" w:tplc="FFFFFFFF">
      <w:start w:val="1"/>
      <w:numFmt w:val="lowerRoman"/>
      <w:lvlText w:val="%6"/>
      <w:lvlJc w:val="left"/>
      <w:pPr>
        <w:ind w:left="396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6" w:tplc="FFFFFFFF">
      <w:start w:val="1"/>
      <w:numFmt w:val="decimal"/>
      <w:lvlText w:val="%7"/>
      <w:lvlJc w:val="left"/>
      <w:pPr>
        <w:ind w:left="46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7" w:tplc="FFFFFFFF">
      <w:start w:val="1"/>
      <w:numFmt w:val="lowerLetter"/>
      <w:lvlText w:val="%8"/>
      <w:lvlJc w:val="left"/>
      <w:pPr>
        <w:ind w:left="54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8" w:tplc="FFFFFFFF">
      <w:start w:val="1"/>
      <w:numFmt w:val="lowerRoman"/>
      <w:lvlText w:val="%9"/>
      <w:lvlJc w:val="left"/>
      <w:pPr>
        <w:ind w:left="61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abstractNum>
  <w:abstractNum w:abstractNumId="98" w15:restartNumberingAfterBreak="0">
    <w:nsid w:val="74A521CB"/>
    <w:multiLevelType w:val="hybridMultilevel"/>
    <w:tmpl w:val="6652D8F8"/>
    <w:lvl w:ilvl="0" w:tplc="E0D85F72">
      <w:start w:val="4"/>
      <w:numFmt w:val="decimal"/>
      <w:lvlText w:val="1.3.%1"/>
      <w:lvlJc w:val="left"/>
      <w:pPr>
        <w:ind w:left="720" w:hanging="360"/>
      </w:pPr>
      <w:rPr>
        <w:rFonts w:hint="default"/>
        <w:i w:val="0"/>
      </w:rPr>
    </w:lvl>
    <w:lvl w:ilvl="1" w:tplc="3BD607E2">
      <w:start w:val="1"/>
      <w:numFmt w:val="decimal"/>
      <w:lvlText w:val="%2."/>
      <w:lvlJc w:val="left"/>
      <w:pPr>
        <w:ind w:left="1440" w:hanging="360"/>
      </w:pPr>
      <w:rPr>
        <w:i w:val="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9" w15:restartNumberingAfterBreak="0">
    <w:nsid w:val="74F94BFE"/>
    <w:multiLevelType w:val="hybridMultilevel"/>
    <w:tmpl w:val="10E215C2"/>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00" w15:restartNumberingAfterBreak="0">
    <w:nsid w:val="779E3F00"/>
    <w:multiLevelType w:val="hybridMultilevel"/>
    <w:tmpl w:val="5ED23B7A"/>
    <w:lvl w:ilvl="0" w:tplc="2FF0655E">
      <w:start w:val="1"/>
      <w:numFmt w:val="decimal"/>
      <w:lvlText w:val="%1."/>
      <w:lvlJc w:val="left"/>
      <w:pPr>
        <w:ind w:left="1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86DB0">
      <w:start w:val="1"/>
      <w:numFmt w:val="lowerLetter"/>
      <w:lvlText w:val="%2."/>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603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10B7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521EA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07D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1EFA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295D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5A8F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77F2490E"/>
    <w:multiLevelType w:val="hybridMultilevel"/>
    <w:tmpl w:val="0F92CF0E"/>
    <w:lvl w:ilvl="0" w:tplc="04090019">
      <w:start w:val="1"/>
      <w:numFmt w:val="lowerLetter"/>
      <w:lvlText w:val="%1."/>
      <w:lvlJc w:val="left"/>
      <w:pPr>
        <w:ind w:left="1862" w:hanging="360"/>
      </w:pPr>
      <w:rPr>
        <w:rFonts w:hint="default"/>
      </w:rPr>
    </w:lvl>
    <w:lvl w:ilvl="1" w:tplc="FFFFFFFF" w:tentative="1">
      <w:start w:val="1"/>
      <w:numFmt w:val="lowerLetter"/>
      <w:lvlText w:val="%2."/>
      <w:lvlJc w:val="left"/>
      <w:pPr>
        <w:ind w:left="2582" w:hanging="360"/>
      </w:pPr>
    </w:lvl>
    <w:lvl w:ilvl="2" w:tplc="FFFFFFFF" w:tentative="1">
      <w:start w:val="1"/>
      <w:numFmt w:val="lowerRoman"/>
      <w:lvlText w:val="%3."/>
      <w:lvlJc w:val="right"/>
      <w:pPr>
        <w:ind w:left="3302" w:hanging="180"/>
      </w:pPr>
    </w:lvl>
    <w:lvl w:ilvl="3" w:tplc="FFFFFFFF" w:tentative="1">
      <w:start w:val="1"/>
      <w:numFmt w:val="decimal"/>
      <w:lvlText w:val="%4."/>
      <w:lvlJc w:val="left"/>
      <w:pPr>
        <w:ind w:left="4022" w:hanging="360"/>
      </w:pPr>
    </w:lvl>
    <w:lvl w:ilvl="4" w:tplc="FFFFFFFF" w:tentative="1">
      <w:start w:val="1"/>
      <w:numFmt w:val="lowerLetter"/>
      <w:lvlText w:val="%5."/>
      <w:lvlJc w:val="left"/>
      <w:pPr>
        <w:ind w:left="4742" w:hanging="360"/>
      </w:pPr>
    </w:lvl>
    <w:lvl w:ilvl="5" w:tplc="FFFFFFFF" w:tentative="1">
      <w:start w:val="1"/>
      <w:numFmt w:val="lowerRoman"/>
      <w:lvlText w:val="%6."/>
      <w:lvlJc w:val="right"/>
      <w:pPr>
        <w:ind w:left="5462" w:hanging="180"/>
      </w:pPr>
    </w:lvl>
    <w:lvl w:ilvl="6" w:tplc="FFFFFFFF" w:tentative="1">
      <w:start w:val="1"/>
      <w:numFmt w:val="decimal"/>
      <w:lvlText w:val="%7."/>
      <w:lvlJc w:val="left"/>
      <w:pPr>
        <w:ind w:left="6182" w:hanging="360"/>
      </w:pPr>
    </w:lvl>
    <w:lvl w:ilvl="7" w:tplc="FFFFFFFF" w:tentative="1">
      <w:start w:val="1"/>
      <w:numFmt w:val="lowerLetter"/>
      <w:lvlText w:val="%8."/>
      <w:lvlJc w:val="left"/>
      <w:pPr>
        <w:ind w:left="6902" w:hanging="360"/>
      </w:pPr>
    </w:lvl>
    <w:lvl w:ilvl="8" w:tplc="FFFFFFFF" w:tentative="1">
      <w:start w:val="1"/>
      <w:numFmt w:val="lowerRoman"/>
      <w:lvlText w:val="%9."/>
      <w:lvlJc w:val="right"/>
      <w:pPr>
        <w:ind w:left="7622" w:hanging="180"/>
      </w:pPr>
    </w:lvl>
  </w:abstractNum>
  <w:abstractNum w:abstractNumId="102" w15:restartNumberingAfterBreak="0">
    <w:nsid w:val="79EE6760"/>
    <w:multiLevelType w:val="hybridMultilevel"/>
    <w:tmpl w:val="5170B3A6"/>
    <w:lvl w:ilvl="0" w:tplc="D7EC3AF2">
      <w:start w:val="1"/>
      <w:numFmt w:val="decimal"/>
      <w:lvlText w:val="%1."/>
      <w:lvlJc w:val="left"/>
      <w:pPr>
        <w:ind w:left="1854" w:hanging="360"/>
      </w:pPr>
      <w:rPr>
        <w:rFonts w:ascii="Times New Roman" w:eastAsia="Arial" w:hAnsi="Times New Roman" w:cs="Times New Roman" w:hint="default"/>
        <w:b w:val="0"/>
        <w:i w:val="0"/>
        <w:strike w:val="0"/>
        <w:dstrike w:val="0"/>
        <w:color w:val="000000"/>
        <w:sz w:val="24"/>
        <w:szCs w:val="24"/>
        <w:u w:val="none" w:color="000000"/>
        <w:effect w:val="none"/>
        <w:bdr w:val="none" w:sz="0" w:space="0" w:color="auto" w:frame="1"/>
        <w:vertAlign w:val="baseline"/>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03" w15:restartNumberingAfterBreak="0">
    <w:nsid w:val="7C313026"/>
    <w:multiLevelType w:val="hybridMultilevel"/>
    <w:tmpl w:val="D4D0E290"/>
    <w:lvl w:ilvl="0" w:tplc="04210019">
      <w:start w:val="1"/>
      <w:numFmt w:val="lowerLetter"/>
      <w:lvlText w:val="%1."/>
      <w:lvlJc w:val="left"/>
      <w:pPr>
        <w:ind w:left="2138" w:hanging="360"/>
      </w:p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04" w15:restartNumberingAfterBreak="0">
    <w:nsid w:val="7CD25841"/>
    <w:multiLevelType w:val="hybridMultilevel"/>
    <w:tmpl w:val="173A8306"/>
    <w:lvl w:ilvl="0" w:tplc="04090019">
      <w:start w:val="1"/>
      <w:numFmt w:val="lowerLetter"/>
      <w:lvlText w:val="%1."/>
      <w:lvlJc w:val="left"/>
      <w:pPr>
        <w:ind w:left="2858" w:hanging="360"/>
      </w:pPr>
      <w:rPr>
        <w:b w:val="0"/>
        <w:i w:val="0"/>
        <w:strike w:val="0"/>
        <w:dstrike w:val="0"/>
        <w:color w:val="000000"/>
        <w:sz w:val="22"/>
        <w:szCs w:val="22"/>
        <w:u w:val="none" w:color="000000"/>
        <w:effect w:val="none"/>
        <w:bdr w:val="none" w:sz="0" w:space="0" w:color="auto" w:frame="1"/>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5" w15:restartNumberingAfterBreak="0">
    <w:nsid w:val="7D6D1EE6"/>
    <w:multiLevelType w:val="hybridMultilevel"/>
    <w:tmpl w:val="39FCCDC6"/>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06" w15:restartNumberingAfterBreak="0">
    <w:nsid w:val="7F7D300A"/>
    <w:multiLevelType w:val="hybridMultilevel"/>
    <w:tmpl w:val="173A8306"/>
    <w:lvl w:ilvl="0" w:tplc="04090019">
      <w:start w:val="1"/>
      <w:numFmt w:val="lowerLetter"/>
      <w:lvlText w:val="%1."/>
      <w:lvlJc w:val="left"/>
      <w:pPr>
        <w:ind w:left="2858" w:hanging="360"/>
      </w:pPr>
      <w:rPr>
        <w:b w:val="0"/>
        <w:i w:val="0"/>
        <w:strike w:val="0"/>
        <w:dstrike w:val="0"/>
        <w:color w:val="000000"/>
        <w:sz w:val="22"/>
        <w:szCs w:val="22"/>
        <w:u w:val="none" w:color="000000"/>
        <w:effect w:val="none"/>
        <w:bdr w:val="none" w:sz="0" w:space="0" w:color="auto" w:frame="1"/>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39"/>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8"/>
  </w:num>
  <w:num w:numId="4">
    <w:abstractNumId w:val="48"/>
  </w:num>
  <w:num w:numId="5">
    <w:abstractNumId w:val="84"/>
  </w:num>
  <w:num w:numId="6">
    <w:abstractNumId w:val="8"/>
  </w:num>
  <w:num w:numId="7">
    <w:abstractNumId w:val="97"/>
  </w:num>
  <w:num w:numId="8">
    <w:abstractNumId w:val="44"/>
  </w:num>
  <w:num w:numId="9">
    <w:abstractNumId w:val="57"/>
  </w:num>
  <w:num w:numId="10">
    <w:abstractNumId w:val="77"/>
  </w:num>
  <w:num w:numId="11">
    <w:abstractNumId w:val="24"/>
  </w:num>
  <w:num w:numId="12">
    <w:abstractNumId w:val="80"/>
  </w:num>
  <w:num w:numId="13">
    <w:abstractNumId w:val="101"/>
  </w:num>
  <w:num w:numId="14">
    <w:abstractNumId w:val="30"/>
  </w:num>
  <w:num w:numId="15">
    <w:abstractNumId w:val="35"/>
  </w:num>
  <w:num w:numId="16">
    <w:abstractNumId w:val="69"/>
  </w:num>
  <w:num w:numId="17">
    <w:abstractNumId w:val="67"/>
  </w:num>
  <w:num w:numId="18">
    <w:abstractNumId w:val="88"/>
  </w:num>
  <w:num w:numId="19">
    <w:abstractNumId w:val="74"/>
  </w:num>
  <w:num w:numId="20">
    <w:abstractNumId w:val="105"/>
  </w:num>
  <w:num w:numId="21">
    <w:abstractNumId w:val="75"/>
  </w:num>
  <w:num w:numId="22">
    <w:abstractNumId w:val="31"/>
  </w:num>
  <w:num w:numId="23">
    <w:abstractNumId w:val="83"/>
  </w:num>
  <w:num w:numId="24">
    <w:abstractNumId w:val="102"/>
  </w:num>
  <w:num w:numId="25">
    <w:abstractNumId w:val="4"/>
  </w:num>
  <w:num w:numId="26">
    <w:abstractNumId w:val="41"/>
  </w:num>
  <w:num w:numId="27">
    <w:abstractNumId w:val="79"/>
  </w:num>
  <w:num w:numId="28">
    <w:abstractNumId w:val="5"/>
  </w:num>
  <w:num w:numId="29">
    <w:abstractNumId w:val="38"/>
  </w:num>
  <w:num w:numId="30">
    <w:abstractNumId w:val="52"/>
  </w:num>
  <w:num w:numId="31">
    <w:abstractNumId w:val="40"/>
  </w:num>
  <w:num w:numId="32">
    <w:abstractNumId w:val="18"/>
  </w:num>
  <w:num w:numId="33">
    <w:abstractNumId w:val="2"/>
  </w:num>
  <w:num w:numId="34">
    <w:abstractNumId w:val="15"/>
  </w:num>
  <w:num w:numId="35">
    <w:abstractNumId w:val="103"/>
  </w:num>
  <w:num w:numId="36">
    <w:abstractNumId w:val="19"/>
  </w:num>
  <w:num w:numId="37">
    <w:abstractNumId w:val="27"/>
  </w:num>
  <w:num w:numId="38">
    <w:abstractNumId w:val="62"/>
  </w:num>
  <w:num w:numId="39">
    <w:abstractNumId w:val="72"/>
  </w:num>
  <w:num w:numId="4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04"/>
  </w:num>
  <w:num w:numId="51">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2"/>
  </w:num>
  <w:num w:numId="53">
    <w:abstractNumId w:val="86"/>
  </w:num>
  <w:num w:numId="54">
    <w:abstractNumId w:val="66"/>
  </w:num>
  <w:num w:numId="55">
    <w:abstractNumId w:val="36"/>
  </w:num>
  <w:num w:numId="56">
    <w:abstractNumId w:val="96"/>
  </w:num>
  <w:num w:numId="57">
    <w:abstractNumId w:val="90"/>
  </w:num>
  <w:num w:numId="58">
    <w:abstractNumId w:val="82"/>
  </w:num>
  <w:num w:numId="59">
    <w:abstractNumId w:val="64"/>
  </w:num>
  <w:num w:numId="60">
    <w:abstractNumId w:val="3"/>
  </w:num>
  <w:num w:numId="61">
    <w:abstractNumId w:val="99"/>
  </w:num>
  <w:num w:numId="62">
    <w:abstractNumId w:val="93"/>
  </w:num>
  <w:num w:numId="63">
    <w:abstractNumId w:val="70"/>
  </w:num>
  <w:num w:numId="64">
    <w:abstractNumId w:val="32"/>
  </w:num>
  <w:num w:numId="65">
    <w:abstractNumId w:val="54"/>
  </w:num>
  <w:num w:numId="66">
    <w:abstractNumId w:val="13"/>
  </w:num>
  <w:num w:numId="67">
    <w:abstractNumId w:val="106"/>
  </w:num>
  <w:num w:numId="68">
    <w:abstractNumId w:val="53"/>
  </w:num>
  <w:num w:numId="69">
    <w:abstractNumId w:val="1"/>
  </w:num>
  <w:num w:numId="70">
    <w:abstractNumId w:val="91"/>
  </w:num>
  <w:num w:numId="71">
    <w:abstractNumId w:val="37"/>
  </w:num>
  <w:num w:numId="72">
    <w:abstractNumId w:val="73"/>
  </w:num>
  <w:num w:numId="73">
    <w:abstractNumId w:val="100"/>
  </w:num>
  <w:num w:numId="74">
    <w:abstractNumId w:val="7"/>
  </w:num>
  <w:num w:numId="75">
    <w:abstractNumId w:val="65"/>
  </w:num>
  <w:num w:numId="76">
    <w:abstractNumId w:val="33"/>
  </w:num>
  <w:num w:numId="77">
    <w:abstractNumId w:val="95"/>
  </w:num>
  <w:num w:numId="78">
    <w:abstractNumId w:val="25"/>
  </w:num>
  <w:num w:numId="79">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23"/>
  </w:num>
  <w:num w:numId="83">
    <w:abstractNumId w:val="47"/>
  </w:num>
  <w:num w:numId="84">
    <w:abstractNumId w:val="6"/>
  </w:num>
  <w:num w:numId="85">
    <w:abstractNumId w:val="50"/>
  </w:num>
  <w:num w:numId="86">
    <w:abstractNumId w:val="45"/>
  </w:num>
  <w:num w:numId="87">
    <w:abstractNumId w:val="63"/>
  </w:num>
  <w:num w:numId="88">
    <w:abstractNumId w:val="28"/>
  </w:num>
  <w:num w:numId="89">
    <w:abstractNumId w:val="51"/>
  </w:num>
  <w:num w:numId="90">
    <w:abstractNumId w:val="29"/>
  </w:num>
  <w:num w:numId="91">
    <w:abstractNumId w:val="34"/>
  </w:num>
  <w:num w:numId="92">
    <w:abstractNumId w:val="9"/>
  </w:num>
  <w:num w:numId="93">
    <w:abstractNumId w:val="43"/>
  </w:num>
  <w:num w:numId="94">
    <w:abstractNumId w:val="71"/>
  </w:num>
  <w:num w:numId="95">
    <w:abstractNumId w:val="17"/>
  </w:num>
  <w:num w:numId="96">
    <w:abstractNumId w:val="98"/>
  </w:num>
  <w:num w:numId="97">
    <w:abstractNumId w:val="68"/>
  </w:num>
  <w:num w:numId="98">
    <w:abstractNumId w:val="0"/>
  </w:num>
  <w:num w:numId="99">
    <w:abstractNumId w:val="55"/>
  </w:num>
  <w:num w:numId="100">
    <w:abstractNumId w:val="49"/>
  </w:num>
  <w:num w:numId="101">
    <w:abstractNumId w:val="42"/>
  </w:num>
  <w:num w:numId="102">
    <w:abstractNumId w:val="14"/>
  </w:num>
  <w:num w:numId="103">
    <w:abstractNumId w:val="56"/>
  </w:num>
  <w:num w:numId="104">
    <w:abstractNumId w:val="76"/>
  </w:num>
  <w:num w:numId="105">
    <w:abstractNumId w:val="20"/>
  </w:num>
  <w:num w:numId="106">
    <w:abstractNumId w:val="26"/>
  </w:num>
  <w:num w:numId="107">
    <w:abstractNumId w:val="22"/>
  </w:num>
  <w:numIdMacAtCleanup w:val="10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urya Saputra">
    <w15:presenceInfo w15:providerId="Windows Live" w15:userId="21c87f05032ecd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323"/>
    <w:rsid w:val="00001FAB"/>
    <w:rsid w:val="00006D01"/>
    <w:rsid w:val="00023A2E"/>
    <w:rsid w:val="00024149"/>
    <w:rsid w:val="00026763"/>
    <w:rsid w:val="00027C6D"/>
    <w:rsid w:val="0004133A"/>
    <w:rsid w:val="00043ECB"/>
    <w:rsid w:val="00044574"/>
    <w:rsid w:val="0006028C"/>
    <w:rsid w:val="00063551"/>
    <w:rsid w:val="00067F80"/>
    <w:rsid w:val="00070003"/>
    <w:rsid w:val="00072EAC"/>
    <w:rsid w:val="00081DB6"/>
    <w:rsid w:val="00086CC2"/>
    <w:rsid w:val="000973EA"/>
    <w:rsid w:val="000B08FC"/>
    <w:rsid w:val="000B473E"/>
    <w:rsid w:val="000B7DB9"/>
    <w:rsid w:val="000C4CA7"/>
    <w:rsid w:val="000D3DD5"/>
    <w:rsid w:val="000F56FB"/>
    <w:rsid w:val="00120C19"/>
    <w:rsid w:val="001324A7"/>
    <w:rsid w:val="00135068"/>
    <w:rsid w:val="00176BD8"/>
    <w:rsid w:val="00182409"/>
    <w:rsid w:val="0019300D"/>
    <w:rsid w:val="001A0B80"/>
    <w:rsid w:val="001C745C"/>
    <w:rsid w:val="001D69D5"/>
    <w:rsid w:val="002074A9"/>
    <w:rsid w:val="002100CC"/>
    <w:rsid w:val="00215413"/>
    <w:rsid w:val="00217316"/>
    <w:rsid w:val="00230DDF"/>
    <w:rsid w:val="00246791"/>
    <w:rsid w:val="00254481"/>
    <w:rsid w:val="00262518"/>
    <w:rsid w:val="0027489E"/>
    <w:rsid w:val="00283A93"/>
    <w:rsid w:val="002852FA"/>
    <w:rsid w:val="002858B9"/>
    <w:rsid w:val="002A6E3B"/>
    <w:rsid w:val="002B1F92"/>
    <w:rsid w:val="002C1B29"/>
    <w:rsid w:val="002D5F03"/>
    <w:rsid w:val="002F59D4"/>
    <w:rsid w:val="00303CB0"/>
    <w:rsid w:val="00310F0E"/>
    <w:rsid w:val="003118DB"/>
    <w:rsid w:val="00312CB4"/>
    <w:rsid w:val="0031657F"/>
    <w:rsid w:val="00320023"/>
    <w:rsid w:val="00320BB2"/>
    <w:rsid w:val="00325223"/>
    <w:rsid w:val="00326B80"/>
    <w:rsid w:val="003319AC"/>
    <w:rsid w:val="00334D4B"/>
    <w:rsid w:val="0034228F"/>
    <w:rsid w:val="003632F5"/>
    <w:rsid w:val="0037693F"/>
    <w:rsid w:val="0037777C"/>
    <w:rsid w:val="00377B74"/>
    <w:rsid w:val="003813DC"/>
    <w:rsid w:val="00385074"/>
    <w:rsid w:val="003924F9"/>
    <w:rsid w:val="00395F35"/>
    <w:rsid w:val="003A752A"/>
    <w:rsid w:val="003B0A7E"/>
    <w:rsid w:val="003D6781"/>
    <w:rsid w:val="003D6E76"/>
    <w:rsid w:val="003F7064"/>
    <w:rsid w:val="00405357"/>
    <w:rsid w:val="004116A0"/>
    <w:rsid w:val="00415AB5"/>
    <w:rsid w:val="00425635"/>
    <w:rsid w:val="0042624F"/>
    <w:rsid w:val="00430A34"/>
    <w:rsid w:val="0043666C"/>
    <w:rsid w:val="00440741"/>
    <w:rsid w:val="00447EA1"/>
    <w:rsid w:val="004517CB"/>
    <w:rsid w:val="00452EAC"/>
    <w:rsid w:val="004651B0"/>
    <w:rsid w:val="004674F5"/>
    <w:rsid w:val="00474D25"/>
    <w:rsid w:val="00482CB9"/>
    <w:rsid w:val="00484096"/>
    <w:rsid w:val="0048493A"/>
    <w:rsid w:val="0048670B"/>
    <w:rsid w:val="004A7CF3"/>
    <w:rsid w:val="004B664F"/>
    <w:rsid w:val="004C3FD7"/>
    <w:rsid w:val="004C4F33"/>
    <w:rsid w:val="004D247D"/>
    <w:rsid w:val="004D715B"/>
    <w:rsid w:val="004E4E3C"/>
    <w:rsid w:val="004F286D"/>
    <w:rsid w:val="004F51CD"/>
    <w:rsid w:val="00515521"/>
    <w:rsid w:val="00524596"/>
    <w:rsid w:val="005328AB"/>
    <w:rsid w:val="0053764D"/>
    <w:rsid w:val="005440F8"/>
    <w:rsid w:val="00560FC5"/>
    <w:rsid w:val="005610BA"/>
    <w:rsid w:val="005620DF"/>
    <w:rsid w:val="00573E7F"/>
    <w:rsid w:val="0058561C"/>
    <w:rsid w:val="005907E3"/>
    <w:rsid w:val="00596C05"/>
    <w:rsid w:val="005D08C7"/>
    <w:rsid w:val="005E0801"/>
    <w:rsid w:val="005E257D"/>
    <w:rsid w:val="005E68E6"/>
    <w:rsid w:val="005F17DF"/>
    <w:rsid w:val="0060729F"/>
    <w:rsid w:val="006335C5"/>
    <w:rsid w:val="006518E0"/>
    <w:rsid w:val="00667560"/>
    <w:rsid w:val="00671F46"/>
    <w:rsid w:val="00673215"/>
    <w:rsid w:val="00687B14"/>
    <w:rsid w:val="006A0C55"/>
    <w:rsid w:val="006A1583"/>
    <w:rsid w:val="006A47CF"/>
    <w:rsid w:val="006B12FF"/>
    <w:rsid w:val="006D5D35"/>
    <w:rsid w:val="006E6C43"/>
    <w:rsid w:val="00701456"/>
    <w:rsid w:val="0071655E"/>
    <w:rsid w:val="0072377B"/>
    <w:rsid w:val="007427AE"/>
    <w:rsid w:val="007826A8"/>
    <w:rsid w:val="007852B9"/>
    <w:rsid w:val="007B5523"/>
    <w:rsid w:val="007C61E5"/>
    <w:rsid w:val="007C7980"/>
    <w:rsid w:val="007E6F1A"/>
    <w:rsid w:val="007E7E8A"/>
    <w:rsid w:val="00801184"/>
    <w:rsid w:val="00804949"/>
    <w:rsid w:val="008103AE"/>
    <w:rsid w:val="0081116C"/>
    <w:rsid w:val="008156CF"/>
    <w:rsid w:val="008271E5"/>
    <w:rsid w:val="00834C7A"/>
    <w:rsid w:val="00862C50"/>
    <w:rsid w:val="008B7A07"/>
    <w:rsid w:val="008C39BE"/>
    <w:rsid w:val="008C5346"/>
    <w:rsid w:val="008D0199"/>
    <w:rsid w:val="008D786F"/>
    <w:rsid w:val="008F4ACF"/>
    <w:rsid w:val="00904A23"/>
    <w:rsid w:val="009143E5"/>
    <w:rsid w:val="0091629D"/>
    <w:rsid w:val="00972309"/>
    <w:rsid w:val="009723D5"/>
    <w:rsid w:val="009737DB"/>
    <w:rsid w:val="0097463C"/>
    <w:rsid w:val="00981948"/>
    <w:rsid w:val="00993D81"/>
    <w:rsid w:val="00996842"/>
    <w:rsid w:val="009A78FD"/>
    <w:rsid w:val="009B2190"/>
    <w:rsid w:val="009B38B7"/>
    <w:rsid w:val="009B4239"/>
    <w:rsid w:val="009D74DB"/>
    <w:rsid w:val="009E0608"/>
    <w:rsid w:val="009F12B4"/>
    <w:rsid w:val="00A04A5E"/>
    <w:rsid w:val="00A112BF"/>
    <w:rsid w:val="00A11655"/>
    <w:rsid w:val="00A166DC"/>
    <w:rsid w:val="00A23721"/>
    <w:rsid w:val="00A37495"/>
    <w:rsid w:val="00A445AA"/>
    <w:rsid w:val="00A601E3"/>
    <w:rsid w:val="00A629F4"/>
    <w:rsid w:val="00A74E5B"/>
    <w:rsid w:val="00A814BD"/>
    <w:rsid w:val="00A900DF"/>
    <w:rsid w:val="00A90BFB"/>
    <w:rsid w:val="00AA34A1"/>
    <w:rsid w:val="00AA55CC"/>
    <w:rsid w:val="00AA76BB"/>
    <w:rsid w:val="00AB27C6"/>
    <w:rsid w:val="00AB2FF4"/>
    <w:rsid w:val="00AD2061"/>
    <w:rsid w:val="00AD4E7E"/>
    <w:rsid w:val="00AD5BB4"/>
    <w:rsid w:val="00AE53F7"/>
    <w:rsid w:val="00B002D9"/>
    <w:rsid w:val="00B05ED3"/>
    <w:rsid w:val="00B07B7F"/>
    <w:rsid w:val="00B10658"/>
    <w:rsid w:val="00B22186"/>
    <w:rsid w:val="00B24165"/>
    <w:rsid w:val="00B31465"/>
    <w:rsid w:val="00B34AB5"/>
    <w:rsid w:val="00B574EB"/>
    <w:rsid w:val="00B57F59"/>
    <w:rsid w:val="00B8271B"/>
    <w:rsid w:val="00B953D9"/>
    <w:rsid w:val="00BB2FDC"/>
    <w:rsid w:val="00BC3BF4"/>
    <w:rsid w:val="00BD029E"/>
    <w:rsid w:val="00BD5357"/>
    <w:rsid w:val="00C03FE6"/>
    <w:rsid w:val="00C050C2"/>
    <w:rsid w:val="00C05CF0"/>
    <w:rsid w:val="00C07111"/>
    <w:rsid w:val="00C07368"/>
    <w:rsid w:val="00C12868"/>
    <w:rsid w:val="00C32B8F"/>
    <w:rsid w:val="00C45099"/>
    <w:rsid w:val="00C84D26"/>
    <w:rsid w:val="00CB6CDA"/>
    <w:rsid w:val="00CE07D3"/>
    <w:rsid w:val="00CF17A8"/>
    <w:rsid w:val="00D12E8C"/>
    <w:rsid w:val="00D1723E"/>
    <w:rsid w:val="00D1753A"/>
    <w:rsid w:val="00D31969"/>
    <w:rsid w:val="00D32323"/>
    <w:rsid w:val="00D4221E"/>
    <w:rsid w:val="00D52EDA"/>
    <w:rsid w:val="00D72096"/>
    <w:rsid w:val="00D77369"/>
    <w:rsid w:val="00D92AC2"/>
    <w:rsid w:val="00D93195"/>
    <w:rsid w:val="00D9502D"/>
    <w:rsid w:val="00DA2CAD"/>
    <w:rsid w:val="00DA3338"/>
    <w:rsid w:val="00DA7A0D"/>
    <w:rsid w:val="00DD26E7"/>
    <w:rsid w:val="00DD3330"/>
    <w:rsid w:val="00DE2513"/>
    <w:rsid w:val="00E056EA"/>
    <w:rsid w:val="00E11040"/>
    <w:rsid w:val="00E87339"/>
    <w:rsid w:val="00E9473D"/>
    <w:rsid w:val="00EA00A7"/>
    <w:rsid w:val="00EB3AB5"/>
    <w:rsid w:val="00EC5DB9"/>
    <w:rsid w:val="00ED1B1F"/>
    <w:rsid w:val="00EE1F02"/>
    <w:rsid w:val="00EF415C"/>
    <w:rsid w:val="00F16DE0"/>
    <w:rsid w:val="00F33D7A"/>
    <w:rsid w:val="00F369D2"/>
    <w:rsid w:val="00F446B1"/>
    <w:rsid w:val="00F46AE5"/>
    <w:rsid w:val="00F52AB1"/>
    <w:rsid w:val="00F71EE7"/>
    <w:rsid w:val="00F728A0"/>
    <w:rsid w:val="00F72D88"/>
    <w:rsid w:val="00F75D90"/>
    <w:rsid w:val="00F826DE"/>
    <w:rsid w:val="00F82FC9"/>
    <w:rsid w:val="00F838F9"/>
    <w:rsid w:val="00FB3D43"/>
    <w:rsid w:val="00FC206D"/>
    <w:rsid w:val="00FE0136"/>
    <w:rsid w:val="00FE676C"/>
    <w:rsid w:val="00FF05EE"/>
    <w:rsid w:val="00FF1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ED0F"/>
  <w15:docId w15:val="{8809BBD2-343E-45D1-837C-5D5AE993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8AB"/>
    <w:pPr>
      <w:spacing w:after="164" w:line="268" w:lineRule="auto"/>
      <w:ind w:left="15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9" w:line="259" w:lineRule="auto"/>
      <w:ind w:left="10" w:right="6"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285" w:line="259" w:lineRule="auto"/>
      <w:ind w:left="10" w:right="6"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unhideWhenUsed/>
    <w:qFormat/>
    <w:rsid w:val="002C1B29"/>
    <w:pPr>
      <w:keepNext/>
      <w:keepLines/>
      <w:spacing w:before="40" w:after="0"/>
      <w:jc w:val="left"/>
      <w:outlineLvl w:val="2"/>
    </w:pPr>
    <w:rPr>
      <w:rFonts w:eastAsiaTheme="majorEastAsia" w:cstheme="majorBidi"/>
      <w:b/>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F2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86D"/>
    <w:rPr>
      <w:rFonts w:ascii="Times New Roman" w:eastAsia="Times New Roman" w:hAnsi="Times New Roman" w:cs="Times New Roman"/>
      <w:color w:val="000000"/>
    </w:rPr>
  </w:style>
  <w:style w:type="paragraph" w:styleId="Footer">
    <w:name w:val="footer"/>
    <w:basedOn w:val="Normal"/>
    <w:link w:val="FooterChar"/>
    <w:uiPriority w:val="99"/>
    <w:unhideWhenUsed/>
    <w:rsid w:val="004F2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86D"/>
    <w:rPr>
      <w:rFonts w:ascii="Times New Roman" w:eastAsia="Times New Roman" w:hAnsi="Times New Roman" w:cs="Times New Roman"/>
      <w:color w:val="000000"/>
    </w:rPr>
  </w:style>
  <w:style w:type="paragraph" w:styleId="ListParagraph">
    <w:name w:val="List Paragraph"/>
    <w:basedOn w:val="Normal"/>
    <w:uiPriority w:val="34"/>
    <w:qFormat/>
    <w:rsid w:val="00B8271B"/>
    <w:pPr>
      <w:ind w:left="720"/>
      <w:contextualSpacing/>
    </w:pPr>
  </w:style>
  <w:style w:type="paragraph" w:styleId="NormalWeb">
    <w:name w:val="Normal (Web)"/>
    <w:basedOn w:val="Normal"/>
    <w:uiPriority w:val="99"/>
    <w:semiHidden/>
    <w:unhideWhenUsed/>
    <w:rsid w:val="00560FC5"/>
  </w:style>
  <w:style w:type="paragraph" w:customStyle="1" w:styleId="pdq2pgselectionanchorcontainer">
    <w:name w:val="pdq2pg_selectionanchorcontainer"/>
    <w:basedOn w:val="Normal"/>
    <w:rsid w:val="00086CC2"/>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086CC2"/>
    <w:rPr>
      <w:b/>
      <w:bCs/>
    </w:rPr>
  </w:style>
  <w:style w:type="character" w:customStyle="1" w:styleId="Heading3Char">
    <w:name w:val="Heading 3 Char"/>
    <w:basedOn w:val="DefaultParagraphFont"/>
    <w:link w:val="Heading3"/>
    <w:uiPriority w:val="9"/>
    <w:rsid w:val="002C1B29"/>
    <w:rPr>
      <w:rFonts w:ascii="Times New Roman" w:eastAsiaTheme="majorEastAsia" w:hAnsi="Times New Roman" w:cstheme="majorBidi"/>
      <w:b/>
    </w:rPr>
  </w:style>
  <w:style w:type="paragraph" w:styleId="Title">
    <w:name w:val="Title"/>
    <w:basedOn w:val="Normal"/>
    <w:next w:val="Normal"/>
    <w:link w:val="TitleChar"/>
    <w:uiPriority w:val="10"/>
    <w:qFormat/>
    <w:rsid w:val="0027489E"/>
    <w:pPr>
      <w:spacing w:after="0" w:line="240" w:lineRule="auto"/>
      <w:contextualSpacing/>
      <w:jc w:val="left"/>
    </w:pPr>
    <w:rPr>
      <w:rFonts w:eastAsiaTheme="majorEastAsia" w:cstheme="majorBidi"/>
      <w:b/>
      <w:color w:val="auto"/>
      <w:spacing w:val="-10"/>
      <w:kern w:val="28"/>
      <w:szCs w:val="56"/>
    </w:rPr>
  </w:style>
  <w:style w:type="character" w:customStyle="1" w:styleId="TitleChar">
    <w:name w:val="Title Char"/>
    <w:basedOn w:val="DefaultParagraphFont"/>
    <w:link w:val="Title"/>
    <w:uiPriority w:val="10"/>
    <w:rsid w:val="0027489E"/>
    <w:rPr>
      <w:rFonts w:ascii="Times New Roman" w:eastAsiaTheme="majorEastAsia" w:hAnsi="Times New Roman" w:cstheme="majorBidi"/>
      <w:b/>
      <w:spacing w:val="-10"/>
      <w:kern w:val="28"/>
      <w:szCs w:val="56"/>
    </w:rPr>
  </w:style>
  <w:style w:type="table" w:styleId="TableGrid0">
    <w:name w:val="Table Grid"/>
    <w:basedOn w:val="TableNormal"/>
    <w:uiPriority w:val="39"/>
    <w:rsid w:val="00996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22186"/>
    <w:rPr>
      <w:i/>
      <w:iCs/>
    </w:rPr>
  </w:style>
  <w:style w:type="paragraph" w:styleId="BodyText">
    <w:name w:val="Body Text"/>
    <w:basedOn w:val="Normal"/>
    <w:link w:val="BodyTextChar"/>
    <w:uiPriority w:val="1"/>
    <w:qFormat/>
    <w:rsid w:val="00027C6D"/>
    <w:pPr>
      <w:widowControl w:val="0"/>
      <w:autoSpaceDE w:val="0"/>
      <w:autoSpaceDN w:val="0"/>
      <w:spacing w:after="0" w:line="240" w:lineRule="auto"/>
      <w:ind w:left="0" w:firstLine="0"/>
      <w:jc w:val="left"/>
    </w:pPr>
    <w:rPr>
      <w:color w:val="auto"/>
      <w:kern w:val="0"/>
      <w:lang w:val="id"/>
      <w14:ligatures w14:val="none"/>
    </w:rPr>
  </w:style>
  <w:style w:type="character" w:customStyle="1" w:styleId="BodyTextChar">
    <w:name w:val="Body Text Char"/>
    <w:basedOn w:val="DefaultParagraphFont"/>
    <w:link w:val="BodyText"/>
    <w:uiPriority w:val="1"/>
    <w:rsid w:val="00027C6D"/>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334D4B"/>
    <w:rPr>
      <w:color w:val="467886" w:themeColor="hyperlink"/>
      <w:u w:val="single"/>
    </w:rPr>
  </w:style>
  <w:style w:type="character" w:styleId="UnresolvedMention">
    <w:name w:val="Unresolved Mention"/>
    <w:basedOn w:val="DefaultParagraphFont"/>
    <w:uiPriority w:val="99"/>
    <w:semiHidden/>
    <w:unhideWhenUsed/>
    <w:rsid w:val="00334D4B"/>
    <w:rPr>
      <w:color w:val="605E5C"/>
      <w:shd w:val="clear" w:color="auto" w:fill="E1DFDD"/>
    </w:rPr>
  </w:style>
  <w:style w:type="character" w:styleId="HTMLCode">
    <w:name w:val="HTML Code"/>
    <w:basedOn w:val="DefaultParagraphFont"/>
    <w:uiPriority w:val="99"/>
    <w:semiHidden/>
    <w:unhideWhenUsed/>
    <w:rsid w:val="00B57F5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819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948"/>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74349">
      <w:bodyDiv w:val="1"/>
      <w:marLeft w:val="0"/>
      <w:marRight w:val="0"/>
      <w:marTop w:val="0"/>
      <w:marBottom w:val="0"/>
      <w:divBdr>
        <w:top w:val="none" w:sz="0" w:space="0" w:color="auto"/>
        <w:left w:val="none" w:sz="0" w:space="0" w:color="auto"/>
        <w:bottom w:val="none" w:sz="0" w:space="0" w:color="auto"/>
        <w:right w:val="none" w:sz="0" w:space="0" w:color="auto"/>
      </w:divBdr>
    </w:div>
    <w:div w:id="7800471">
      <w:bodyDiv w:val="1"/>
      <w:marLeft w:val="0"/>
      <w:marRight w:val="0"/>
      <w:marTop w:val="0"/>
      <w:marBottom w:val="0"/>
      <w:divBdr>
        <w:top w:val="none" w:sz="0" w:space="0" w:color="auto"/>
        <w:left w:val="none" w:sz="0" w:space="0" w:color="auto"/>
        <w:bottom w:val="none" w:sz="0" w:space="0" w:color="auto"/>
        <w:right w:val="none" w:sz="0" w:space="0" w:color="auto"/>
      </w:divBdr>
    </w:div>
    <w:div w:id="26608176">
      <w:bodyDiv w:val="1"/>
      <w:marLeft w:val="0"/>
      <w:marRight w:val="0"/>
      <w:marTop w:val="0"/>
      <w:marBottom w:val="0"/>
      <w:divBdr>
        <w:top w:val="none" w:sz="0" w:space="0" w:color="auto"/>
        <w:left w:val="none" w:sz="0" w:space="0" w:color="auto"/>
        <w:bottom w:val="none" w:sz="0" w:space="0" w:color="auto"/>
        <w:right w:val="none" w:sz="0" w:space="0" w:color="auto"/>
      </w:divBdr>
    </w:div>
    <w:div w:id="77022010">
      <w:bodyDiv w:val="1"/>
      <w:marLeft w:val="0"/>
      <w:marRight w:val="0"/>
      <w:marTop w:val="0"/>
      <w:marBottom w:val="0"/>
      <w:divBdr>
        <w:top w:val="none" w:sz="0" w:space="0" w:color="auto"/>
        <w:left w:val="none" w:sz="0" w:space="0" w:color="auto"/>
        <w:bottom w:val="none" w:sz="0" w:space="0" w:color="auto"/>
        <w:right w:val="none" w:sz="0" w:space="0" w:color="auto"/>
      </w:divBdr>
    </w:div>
    <w:div w:id="110825009">
      <w:bodyDiv w:val="1"/>
      <w:marLeft w:val="0"/>
      <w:marRight w:val="0"/>
      <w:marTop w:val="0"/>
      <w:marBottom w:val="0"/>
      <w:divBdr>
        <w:top w:val="none" w:sz="0" w:space="0" w:color="auto"/>
        <w:left w:val="none" w:sz="0" w:space="0" w:color="auto"/>
        <w:bottom w:val="none" w:sz="0" w:space="0" w:color="auto"/>
        <w:right w:val="none" w:sz="0" w:space="0" w:color="auto"/>
      </w:divBdr>
    </w:div>
    <w:div w:id="112020845">
      <w:bodyDiv w:val="1"/>
      <w:marLeft w:val="0"/>
      <w:marRight w:val="0"/>
      <w:marTop w:val="0"/>
      <w:marBottom w:val="0"/>
      <w:divBdr>
        <w:top w:val="none" w:sz="0" w:space="0" w:color="auto"/>
        <w:left w:val="none" w:sz="0" w:space="0" w:color="auto"/>
        <w:bottom w:val="none" w:sz="0" w:space="0" w:color="auto"/>
        <w:right w:val="none" w:sz="0" w:space="0" w:color="auto"/>
      </w:divBdr>
    </w:div>
    <w:div w:id="159154041">
      <w:bodyDiv w:val="1"/>
      <w:marLeft w:val="0"/>
      <w:marRight w:val="0"/>
      <w:marTop w:val="0"/>
      <w:marBottom w:val="0"/>
      <w:divBdr>
        <w:top w:val="none" w:sz="0" w:space="0" w:color="auto"/>
        <w:left w:val="none" w:sz="0" w:space="0" w:color="auto"/>
        <w:bottom w:val="none" w:sz="0" w:space="0" w:color="auto"/>
        <w:right w:val="none" w:sz="0" w:space="0" w:color="auto"/>
      </w:divBdr>
    </w:div>
    <w:div w:id="193353296">
      <w:bodyDiv w:val="1"/>
      <w:marLeft w:val="0"/>
      <w:marRight w:val="0"/>
      <w:marTop w:val="0"/>
      <w:marBottom w:val="0"/>
      <w:divBdr>
        <w:top w:val="none" w:sz="0" w:space="0" w:color="auto"/>
        <w:left w:val="none" w:sz="0" w:space="0" w:color="auto"/>
        <w:bottom w:val="none" w:sz="0" w:space="0" w:color="auto"/>
        <w:right w:val="none" w:sz="0" w:space="0" w:color="auto"/>
      </w:divBdr>
    </w:div>
    <w:div w:id="212012448">
      <w:bodyDiv w:val="1"/>
      <w:marLeft w:val="0"/>
      <w:marRight w:val="0"/>
      <w:marTop w:val="0"/>
      <w:marBottom w:val="0"/>
      <w:divBdr>
        <w:top w:val="none" w:sz="0" w:space="0" w:color="auto"/>
        <w:left w:val="none" w:sz="0" w:space="0" w:color="auto"/>
        <w:bottom w:val="none" w:sz="0" w:space="0" w:color="auto"/>
        <w:right w:val="none" w:sz="0" w:space="0" w:color="auto"/>
      </w:divBdr>
    </w:div>
    <w:div w:id="238826592">
      <w:bodyDiv w:val="1"/>
      <w:marLeft w:val="0"/>
      <w:marRight w:val="0"/>
      <w:marTop w:val="0"/>
      <w:marBottom w:val="0"/>
      <w:divBdr>
        <w:top w:val="none" w:sz="0" w:space="0" w:color="auto"/>
        <w:left w:val="none" w:sz="0" w:space="0" w:color="auto"/>
        <w:bottom w:val="none" w:sz="0" w:space="0" w:color="auto"/>
        <w:right w:val="none" w:sz="0" w:space="0" w:color="auto"/>
      </w:divBdr>
    </w:div>
    <w:div w:id="240146214">
      <w:bodyDiv w:val="1"/>
      <w:marLeft w:val="0"/>
      <w:marRight w:val="0"/>
      <w:marTop w:val="0"/>
      <w:marBottom w:val="0"/>
      <w:divBdr>
        <w:top w:val="none" w:sz="0" w:space="0" w:color="auto"/>
        <w:left w:val="none" w:sz="0" w:space="0" w:color="auto"/>
        <w:bottom w:val="none" w:sz="0" w:space="0" w:color="auto"/>
        <w:right w:val="none" w:sz="0" w:space="0" w:color="auto"/>
      </w:divBdr>
    </w:div>
    <w:div w:id="324289051">
      <w:bodyDiv w:val="1"/>
      <w:marLeft w:val="0"/>
      <w:marRight w:val="0"/>
      <w:marTop w:val="0"/>
      <w:marBottom w:val="0"/>
      <w:divBdr>
        <w:top w:val="none" w:sz="0" w:space="0" w:color="auto"/>
        <w:left w:val="none" w:sz="0" w:space="0" w:color="auto"/>
        <w:bottom w:val="none" w:sz="0" w:space="0" w:color="auto"/>
        <w:right w:val="none" w:sz="0" w:space="0" w:color="auto"/>
      </w:divBdr>
    </w:div>
    <w:div w:id="344597876">
      <w:bodyDiv w:val="1"/>
      <w:marLeft w:val="0"/>
      <w:marRight w:val="0"/>
      <w:marTop w:val="0"/>
      <w:marBottom w:val="0"/>
      <w:divBdr>
        <w:top w:val="none" w:sz="0" w:space="0" w:color="auto"/>
        <w:left w:val="none" w:sz="0" w:space="0" w:color="auto"/>
        <w:bottom w:val="none" w:sz="0" w:space="0" w:color="auto"/>
        <w:right w:val="none" w:sz="0" w:space="0" w:color="auto"/>
      </w:divBdr>
    </w:div>
    <w:div w:id="354965657">
      <w:bodyDiv w:val="1"/>
      <w:marLeft w:val="0"/>
      <w:marRight w:val="0"/>
      <w:marTop w:val="0"/>
      <w:marBottom w:val="0"/>
      <w:divBdr>
        <w:top w:val="none" w:sz="0" w:space="0" w:color="auto"/>
        <w:left w:val="none" w:sz="0" w:space="0" w:color="auto"/>
        <w:bottom w:val="none" w:sz="0" w:space="0" w:color="auto"/>
        <w:right w:val="none" w:sz="0" w:space="0" w:color="auto"/>
      </w:divBdr>
    </w:div>
    <w:div w:id="414740492">
      <w:bodyDiv w:val="1"/>
      <w:marLeft w:val="0"/>
      <w:marRight w:val="0"/>
      <w:marTop w:val="0"/>
      <w:marBottom w:val="0"/>
      <w:divBdr>
        <w:top w:val="none" w:sz="0" w:space="0" w:color="auto"/>
        <w:left w:val="none" w:sz="0" w:space="0" w:color="auto"/>
        <w:bottom w:val="none" w:sz="0" w:space="0" w:color="auto"/>
        <w:right w:val="none" w:sz="0" w:space="0" w:color="auto"/>
      </w:divBdr>
    </w:div>
    <w:div w:id="434250573">
      <w:bodyDiv w:val="1"/>
      <w:marLeft w:val="0"/>
      <w:marRight w:val="0"/>
      <w:marTop w:val="0"/>
      <w:marBottom w:val="0"/>
      <w:divBdr>
        <w:top w:val="none" w:sz="0" w:space="0" w:color="auto"/>
        <w:left w:val="none" w:sz="0" w:space="0" w:color="auto"/>
        <w:bottom w:val="none" w:sz="0" w:space="0" w:color="auto"/>
        <w:right w:val="none" w:sz="0" w:space="0" w:color="auto"/>
      </w:divBdr>
      <w:divsChild>
        <w:div w:id="1722750127">
          <w:marLeft w:val="0"/>
          <w:marRight w:val="0"/>
          <w:marTop w:val="0"/>
          <w:marBottom w:val="0"/>
          <w:divBdr>
            <w:top w:val="none" w:sz="0" w:space="0" w:color="auto"/>
            <w:left w:val="none" w:sz="0" w:space="0" w:color="auto"/>
            <w:bottom w:val="none" w:sz="0" w:space="0" w:color="auto"/>
            <w:right w:val="none" w:sz="0" w:space="0" w:color="auto"/>
          </w:divBdr>
          <w:divsChild>
            <w:div w:id="739519717">
              <w:marLeft w:val="0"/>
              <w:marRight w:val="0"/>
              <w:marTop w:val="0"/>
              <w:marBottom w:val="0"/>
              <w:divBdr>
                <w:top w:val="none" w:sz="0" w:space="0" w:color="auto"/>
                <w:left w:val="none" w:sz="0" w:space="0" w:color="auto"/>
                <w:bottom w:val="none" w:sz="0" w:space="0" w:color="auto"/>
                <w:right w:val="none" w:sz="0" w:space="0" w:color="auto"/>
              </w:divBdr>
              <w:divsChild>
                <w:div w:id="176379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31175">
      <w:bodyDiv w:val="1"/>
      <w:marLeft w:val="0"/>
      <w:marRight w:val="0"/>
      <w:marTop w:val="0"/>
      <w:marBottom w:val="0"/>
      <w:divBdr>
        <w:top w:val="none" w:sz="0" w:space="0" w:color="auto"/>
        <w:left w:val="none" w:sz="0" w:space="0" w:color="auto"/>
        <w:bottom w:val="none" w:sz="0" w:space="0" w:color="auto"/>
        <w:right w:val="none" w:sz="0" w:space="0" w:color="auto"/>
      </w:divBdr>
    </w:div>
    <w:div w:id="511797891">
      <w:bodyDiv w:val="1"/>
      <w:marLeft w:val="0"/>
      <w:marRight w:val="0"/>
      <w:marTop w:val="0"/>
      <w:marBottom w:val="0"/>
      <w:divBdr>
        <w:top w:val="none" w:sz="0" w:space="0" w:color="auto"/>
        <w:left w:val="none" w:sz="0" w:space="0" w:color="auto"/>
        <w:bottom w:val="none" w:sz="0" w:space="0" w:color="auto"/>
        <w:right w:val="none" w:sz="0" w:space="0" w:color="auto"/>
      </w:divBdr>
    </w:div>
    <w:div w:id="553783563">
      <w:bodyDiv w:val="1"/>
      <w:marLeft w:val="0"/>
      <w:marRight w:val="0"/>
      <w:marTop w:val="0"/>
      <w:marBottom w:val="0"/>
      <w:divBdr>
        <w:top w:val="none" w:sz="0" w:space="0" w:color="auto"/>
        <w:left w:val="none" w:sz="0" w:space="0" w:color="auto"/>
        <w:bottom w:val="none" w:sz="0" w:space="0" w:color="auto"/>
        <w:right w:val="none" w:sz="0" w:space="0" w:color="auto"/>
      </w:divBdr>
    </w:div>
    <w:div w:id="713508149">
      <w:bodyDiv w:val="1"/>
      <w:marLeft w:val="0"/>
      <w:marRight w:val="0"/>
      <w:marTop w:val="0"/>
      <w:marBottom w:val="0"/>
      <w:divBdr>
        <w:top w:val="none" w:sz="0" w:space="0" w:color="auto"/>
        <w:left w:val="none" w:sz="0" w:space="0" w:color="auto"/>
        <w:bottom w:val="none" w:sz="0" w:space="0" w:color="auto"/>
        <w:right w:val="none" w:sz="0" w:space="0" w:color="auto"/>
      </w:divBdr>
    </w:div>
    <w:div w:id="718551222">
      <w:bodyDiv w:val="1"/>
      <w:marLeft w:val="0"/>
      <w:marRight w:val="0"/>
      <w:marTop w:val="0"/>
      <w:marBottom w:val="0"/>
      <w:divBdr>
        <w:top w:val="none" w:sz="0" w:space="0" w:color="auto"/>
        <w:left w:val="none" w:sz="0" w:space="0" w:color="auto"/>
        <w:bottom w:val="none" w:sz="0" w:space="0" w:color="auto"/>
        <w:right w:val="none" w:sz="0" w:space="0" w:color="auto"/>
      </w:divBdr>
    </w:div>
    <w:div w:id="864252264">
      <w:bodyDiv w:val="1"/>
      <w:marLeft w:val="0"/>
      <w:marRight w:val="0"/>
      <w:marTop w:val="0"/>
      <w:marBottom w:val="0"/>
      <w:divBdr>
        <w:top w:val="none" w:sz="0" w:space="0" w:color="auto"/>
        <w:left w:val="none" w:sz="0" w:space="0" w:color="auto"/>
        <w:bottom w:val="none" w:sz="0" w:space="0" w:color="auto"/>
        <w:right w:val="none" w:sz="0" w:space="0" w:color="auto"/>
      </w:divBdr>
    </w:div>
    <w:div w:id="987712229">
      <w:bodyDiv w:val="1"/>
      <w:marLeft w:val="0"/>
      <w:marRight w:val="0"/>
      <w:marTop w:val="0"/>
      <w:marBottom w:val="0"/>
      <w:divBdr>
        <w:top w:val="none" w:sz="0" w:space="0" w:color="auto"/>
        <w:left w:val="none" w:sz="0" w:space="0" w:color="auto"/>
        <w:bottom w:val="none" w:sz="0" w:space="0" w:color="auto"/>
        <w:right w:val="none" w:sz="0" w:space="0" w:color="auto"/>
      </w:divBdr>
    </w:div>
    <w:div w:id="992099953">
      <w:bodyDiv w:val="1"/>
      <w:marLeft w:val="0"/>
      <w:marRight w:val="0"/>
      <w:marTop w:val="0"/>
      <w:marBottom w:val="0"/>
      <w:divBdr>
        <w:top w:val="none" w:sz="0" w:space="0" w:color="auto"/>
        <w:left w:val="none" w:sz="0" w:space="0" w:color="auto"/>
        <w:bottom w:val="none" w:sz="0" w:space="0" w:color="auto"/>
        <w:right w:val="none" w:sz="0" w:space="0" w:color="auto"/>
      </w:divBdr>
    </w:div>
    <w:div w:id="1048993660">
      <w:bodyDiv w:val="1"/>
      <w:marLeft w:val="0"/>
      <w:marRight w:val="0"/>
      <w:marTop w:val="0"/>
      <w:marBottom w:val="0"/>
      <w:divBdr>
        <w:top w:val="none" w:sz="0" w:space="0" w:color="auto"/>
        <w:left w:val="none" w:sz="0" w:space="0" w:color="auto"/>
        <w:bottom w:val="none" w:sz="0" w:space="0" w:color="auto"/>
        <w:right w:val="none" w:sz="0" w:space="0" w:color="auto"/>
      </w:divBdr>
    </w:div>
    <w:div w:id="1071931927">
      <w:bodyDiv w:val="1"/>
      <w:marLeft w:val="0"/>
      <w:marRight w:val="0"/>
      <w:marTop w:val="0"/>
      <w:marBottom w:val="0"/>
      <w:divBdr>
        <w:top w:val="none" w:sz="0" w:space="0" w:color="auto"/>
        <w:left w:val="none" w:sz="0" w:space="0" w:color="auto"/>
        <w:bottom w:val="none" w:sz="0" w:space="0" w:color="auto"/>
        <w:right w:val="none" w:sz="0" w:space="0" w:color="auto"/>
      </w:divBdr>
    </w:div>
    <w:div w:id="1084448538">
      <w:bodyDiv w:val="1"/>
      <w:marLeft w:val="0"/>
      <w:marRight w:val="0"/>
      <w:marTop w:val="0"/>
      <w:marBottom w:val="0"/>
      <w:divBdr>
        <w:top w:val="none" w:sz="0" w:space="0" w:color="auto"/>
        <w:left w:val="none" w:sz="0" w:space="0" w:color="auto"/>
        <w:bottom w:val="none" w:sz="0" w:space="0" w:color="auto"/>
        <w:right w:val="none" w:sz="0" w:space="0" w:color="auto"/>
      </w:divBdr>
    </w:div>
    <w:div w:id="1085809411">
      <w:bodyDiv w:val="1"/>
      <w:marLeft w:val="0"/>
      <w:marRight w:val="0"/>
      <w:marTop w:val="0"/>
      <w:marBottom w:val="0"/>
      <w:divBdr>
        <w:top w:val="none" w:sz="0" w:space="0" w:color="auto"/>
        <w:left w:val="none" w:sz="0" w:space="0" w:color="auto"/>
        <w:bottom w:val="none" w:sz="0" w:space="0" w:color="auto"/>
        <w:right w:val="none" w:sz="0" w:space="0" w:color="auto"/>
      </w:divBdr>
    </w:div>
    <w:div w:id="1099132771">
      <w:bodyDiv w:val="1"/>
      <w:marLeft w:val="0"/>
      <w:marRight w:val="0"/>
      <w:marTop w:val="0"/>
      <w:marBottom w:val="0"/>
      <w:divBdr>
        <w:top w:val="none" w:sz="0" w:space="0" w:color="auto"/>
        <w:left w:val="none" w:sz="0" w:space="0" w:color="auto"/>
        <w:bottom w:val="none" w:sz="0" w:space="0" w:color="auto"/>
        <w:right w:val="none" w:sz="0" w:space="0" w:color="auto"/>
      </w:divBdr>
    </w:div>
    <w:div w:id="1172062064">
      <w:bodyDiv w:val="1"/>
      <w:marLeft w:val="0"/>
      <w:marRight w:val="0"/>
      <w:marTop w:val="0"/>
      <w:marBottom w:val="0"/>
      <w:divBdr>
        <w:top w:val="none" w:sz="0" w:space="0" w:color="auto"/>
        <w:left w:val="none" w:sz="0" w:space="0" w:color="auto"/>
        <w:bottom w:val="none" w:sz="0" w:space="0" w:color="auto"/>
        <w:right w:val="none" w:sz="0" w:space="0" w:color="auto"/>
      </w:divBdr>
    </w:div>
    <w:div w:id="1222326316">
      <w:bodyDiv w:val="1"/>
      <w:marLeft w:val="0"/>
      <w:marRight w:val="0"/>
      <w:marTop w:val="0"/>
      <w:marBottom w:val="0"/>
      <w:divBdr>
        <w:top w:val="none" w:sz="0" w:space="0" w:color="auto"/>
        <w:left w:val="none" w:sz="0" w:space="0" w:color="auto"/>
        <w:bottom w:val="none" w:sz="0" w:space="0" w:color="auto"/>
        <w:right w:val="none" w:sz="0" w:space="0" w:color="auto"/>
      </w:divBdr>
    </w:div>
    <w:div w:id="1347290404">
      <w:bodyDiv w:val="1"/>
      <w:marLeft w:val="0"/>
      <w:marRight w:val="0"/>
      <w:marTop w:val="0"/>
      <w:marBottom w:val="0"/>
      <w:divBdr>
        <w:top w:val="none" w:sz="0" w:space="0" w:color="auto"/>
        <w:left w:val="none" w:sz="0" w:space="0" w:color="auto"/>
        <w:bottom w:val="none" w:sz="0" w:space="0" w:color="auto"/>
        <w:right w:val="none" w:sz="0" w:space="0" w:color="auto"/>
      </w:divBdr>
    </w:div>
    <w:div w:id="1349521045">
      <w:bodyDiv w:val="1"/>
      <w:marLeft w:val="0"/>
      <w:marRight w:val="0"/>
      <w:marTop w:val="0"/>
      <w:marBottom w:val="0"/>
      <w:divBdr>
        <w:top w:val="none" w:sz="0" w:space="0" w:color="auto"/>
        <w:left w:val="none" w:sz="0" w:space="0" w:color="auto"/>
        <w:bottom w:val="none" w:sz="0" w:space="0" w:color="auto"/>
        <w:right w:val="none" w:sz="0" w:space="0" w:color="auto"/>
      </w:divBdr>
    </w:div>
    <w:div w:id="1365982777">
      <w:bodyDiv w:val="1"/>
      <w:marLeft w:val="0"/>
      <w:marRight w:val="0"/>
      <w:marTop w:val="0"/>
      <w:marBottom w:val="0"/>
      <w:divBdr>
        <w:top w:val="none" w:sz="0" w:space="0" w:color="auto"/>
        <w:left w:val="none" w:sz="0" w:space="0" w:color="auto"/>
        <w:bottom w:val="none" w:sz="0" w:space="0" w:color="auto"/>
        <w:right w:val="none" w:sz="0" w:space="0" w:color="auto"/>
      </w:divBdr>
    </w:div>
    <w:div w:id="1367293284">
      <w:bodyDiv w:val="1"/>
      <w:marLeft w:val="0"/>
      <w:marRight w:val="0"/>
      <w:marTop w:val="0"/>
      <w:marBottom w:val="0"/>
      <w:divBdr>
        <w:top w:val="none" w:sz="0" w:space="0" w:color="auto"/>
        <w:left w:val="none" w:sz="0" w:space="0" w:color="auto"/>
        <w:bottom w:val="none" w:sz="0" w:space="0" w:color="auto"/>
        <w:right w:val="none" w:sz="0" w:space="0" w:color="auto"/>
      </w:divBdr>
      <w:divsChild>
        <w:div w:id="1811441460">
          <w:marLeft w:val="0"/>
          <w:marRight w:val="0"/>
          <w:marTop w:val="0"/>
          <w:marBottom w:val="0"/>
          <w:divBdr>
            <w:top w:val="none" w:sz="0" w:space="0" w:color="auto"/>
            <w:left w:val="none" w:sz="0" w:space="0" w:color="auto"/>
            <w:bottom w:val="none" w:sz="0" w:space="0" w:color="auto"/>
            <w:right w:val="none" w:sz="0" w:space="0" w:color="auto"/>
          </w:divBdr>
          <w:divsChild>
            <w:div w:id="349840296">
              <w:marLeft w:val="0"/>
              <w:marRight w:val="0"/>
              <w:marTop w:val="0"/>
              <w:marBottom w:val="0"/>
              <w:divBdr>
                <w:top w:val="none" w:sz="0" w:space="0" w:color="auto"/>
                <w:left w:val="none" w:sz="0" w:space="0" w:color="auto"/>
                <w:bottom w:val="none" w:sz="0" w:space="0" w:color="auto"/>
                <w:right w:val="none" w:sz="0" w:space="0" w:color="auto"/>
              </w:divBdr>
              <w:divsChild>
                <w:div w:id="143532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5977">
          <w:marLeft w:val="0"/>
          <w:marRight w:val="0"/>
          <w:marTop w:val="0"/>
          <w:marBottom w:val="0"/>
          <w:divBdr>
            <w:top w:val="none" w:sz="0" w:space="0" w:color="auto"/>
            <w:left w:val="none" w:sz="0" w:space="0" w:color="auto"/>
            <w:bottom w:val="none" w:sz="0" w:space="0" w:color="auto"/>
            <w:right w:val="none" w:sz="0" w:space="0" w:color="auto"/>
          </w:divBdr>
          <w:divsChild>
            <w:div w:id="1983775291">
              <w:marLeft w:val="0"/>
              <w:marRight w:val="0"/>
              <w:marTop w:val="0"/>
              <w:marBottom w:val="0"/>
              <w:divBdr>
                <w:top w:val="none" w:sz="0" w:space="0" w:color="auto"/>
                <w:left w:val="none" w:sz="0" w:space="0" w:color="auto"/>
                <w:bottom w:val="none" w:sz="0" w:space="0" w:color="auto"/>
                <w:right w:val="none" w:sz="0" w:space="0" w:color="auto"/>
              </w:divBdr>
              <w:divsChild>
                <w:div w:id="128773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09453">
      <w:bodyDiv w:val="1"/>
      <w:marLeft w:val="0"/>
      <w:marRight w:val="0"/>
      <w:marTop w:val="0"/>
      <w:marBottom w:val="0"/>
      <w:divBdr>
        <w:top w:val="none" w:sz="0" w:space="0" w:color="auto"/>
        <w:left w:val="none" w:sz="0" w:space="0" w:color="auto"/>
        <w:bottom w:val="none" w:sz="0" w:space="0" w:color="auto"/>
        <w:right w:val="none" w:sz="0" w:space="0" w:color="auto"/>
      </w:divBdr>
    </w:div>
    <w:div w:id="1426462509">
      <w:bodyDiv w:val="1"/>
      <w:marLeft w:val="0"/>
      <w:marRight w:val="0"/>
      <w:marTop w:val="0"/>
      <w:marBottom w:val="0"/>
      <w:divBdr>
        <w:top w:val="none" w:sz="0" w:space="0" w:color="auto"/>
        <w:left w:val="none" w:sz="0" w:space="0" w:color="auto"/>
        <w:bottom w:val="none" w:sz="0" w:space="0" w:color="auto"/>
        <w:right w:val="none" w:sz="0" w:space="0" w:color="auto"/>
      </w:divBdr>
    </w:div>
    <w:div w:id="1527911999">
      <w:bodyDiv w:val="1"/>
      <w:marLeft w:val="0"/>
      <w:marRight w:val="0"/>
      <w:marTop w:val="0"/>
      <w:marBottom w:val="0"/>
      <w:divBdr>
        <w:top w:val="none" w:sz="0" w:space="0" w:color="auto"/>
        <w:left w:val="none" w:sz="0" w:space="0" w:color="auto"/>
        <w:bottom w:val="none" w:sz="0" w:space="0" w:color="auto"/>
        <w:right w:val="none" w:sz="0" w:space="0" w:color="auto"/>
      </w:divBdr>
    </w:div>
    <w:div w:id="1555000077">
      <w:bodyDiv w:val="1"/>
      <w:marLeft w:val="0"/>
      <w:marRight w:val="0"/>
      <w:marTop w:val="0"/>
      <w:marBottom w:val="0"/>
      <w:divBdr>
        <w:top w:val="none" w:sz="0" w:space="0" w:color="auto"/>
        <w:left w:val="none" w:sz="0" w:space="0" w:color="auto"/>
        <w:bottom w:val="none" w:sz="0" w:space="0" w:color="auto"/>
        <w:right w:val="none" w:sz="0" w:space="0" w:color="auto"/>
      </w:divBdr>
    </w:div>
    <w:div w:id="1634671274">
      <w:bodyDiv w:val="1"/>
      <w:marLeft w:val="0"/>
      <w:marRight w:val="0"/>
      <w:marTop w:val="0"/>
      <w:marBottom w:val="0"/>
      <w:divBdr>
        <w:top w:val="none" w:sz="0" w:space="0" w:color="auto"/>
        <w:left w:val="none" w:sz="0" w:space="0" w:color="auto"/>
        <w:bottom w:val="none" w:sz="0" w:space="0" w:color="auto"/>
        <w:right w:val="none" w:sz="0" w:space="0" w:color="auto"/>
      </w:divBdr>
      <w:divsChild>
        <w:div w:id="66072602">
          <w:marLeft w:val="0"/>
          <w:marRight w:val="0"/>
          <w:marTop w:val="0"/>
          <w:marBottom w:val="0"/>
          <w:divBdr>
            <w:top w:val="none" w:sz="0" w:space="0" w:color="auto"/>
            <w:left w:val="none" w:sz="0" w:space="0" w:color="auto"/>
            <w:bottom w:val="none" w:sz="0" w:space="0" w:color="auto"/>
            <w:right w:val="none" w:sz="0" w:space="0" w:color="auto"/>
          </w:divBdr>
          <w:divsChild>
            <w:div w:id="614096289">
              <w:marLeft w:val="0"/>
              <w:marRight w:val="0"/>
              <w:marTop w:val="0"/>
              <w:marBottom w:val="0"/>
              <w:divBdr>
                <w:top w:val="none" w:sz="0" w:space="0" w:color="auto"/>
                <w:left w:val="none" w:sz="0" w:space="0" w:color="auto"/>
                <w:bottom w:val="none" w:sz="0" w:space="0" w:color="auto"/>
                <w:right w:val="none" w:sz="0" w:space="0" w:color="auto"/>
              </w:divBdr>
              <w:divsChild>
                <w:div w:id="53662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069336">
      <w:bodyDiv w:val="1"/>
      <w:marLeft w:val="0"/>
      <w:marRight w:val="0"/>
      <w:marTop w:val="0"/>
      <w:marBottom w:val="0"/>
      <w:divBdr>
        <w:top w:val="none" w:sz="0" w:space="0" w:color="auto"/>
        <w:left w:val="none" w:sz="0" w:space="0" w:color="auto"/>
        <w:bottom w:val="none" w:sz="0" w:space="0" w:color="auto"/>
        <w:right w:val="none" w:sz="0" w:space="0" w:color="auto"/>
      </w:divBdr>
    </w:div>
    <w:div w:id="1640652843">
      <w:bodyDiv w:val="1"/>
      <w:marLeft w:val="0"/>
      <w:marRight w:val="0"/>
      <w:marTop w:val="0"/>
      <w:marBottom w:val="0"/>
      <w:divBdr>
        <w:top w:val="none" w:sz="0" w:space="0" w:color="auto"/>
        <w:left w:val="none" w:sz="0" w:space="0" w:color="auto"/>
        <w:bottom w:val="none" w:sz="0" w:space="0" w:color="auto"/>
        <w:right w:val="none" w:sz="0" w:space="0" w:color="auto"/>
      </w:divBdr>
    </w:div>
    <w:div w:id="1734085723">
      <w:bodyDiv w:val="1"/>
      <w:marLeft w:val="0"/>
      <w:marRight w:val="0"/>
      <w:marTop w:val="0"/>
      <w:marBottom w:val="0"/>
      <w:divBdr>
        <w:top w:val="none" w:sz="0" w:space="0" w:color="auto"/>
        <w:left w:val="none" w:sz="0" w:space="0" w:color="auto"/>
        <w:bottom w:val="none" w:sz="0" w:space="0" w:color="auto"/>
        <w:right w:val="none" w:sz="0" w:space="0" w:color="auto"/>
      </w:divBdr>
    </w:div>
    <w:div w:id="1736856199">
      <w:bodyDiv w:val="1"/>
      <w:marLeft w:val="0"/>
      <w:marRight w:val="0"/>
      <w:marTop w:val="0"/>
      <w:marBottom w:val="0"/>
      <w:divBdr>
        <w:top w:val="none" w:sz="0" w:space="0" w:color="auto"/>
        <w:left w:val="none" w:sz="0" w:space="0" w:color="auto"/>
        <w:bottom w:val="none" w:sz="0" w:space="0" w:color="auto"/>
        <w:right w:val="none" w:sz="0" w:space="0" w:color="auto"/>
      </w:divBdr>
    </w:div>
    <w:div w:id="1821118128">
      <w:bodyDiv w:val="1"/>
      <w:marLeft w:val="0"/>
      <w:marRight w:val="0"/>
      <w:marTop w:val="0"/>
      <w:marBottom w:val="0"/>
      <w:divBdr>
        <w:top w:val="none" w:sz="0" w:space="0" w:color="auto"/>
        <w:left w:val="none" w:sz="0" w:space="0" w:color="auto"/>
        <w:bottom w:val="none" w:sz="0" w:space="0" w:color="auto"/>
        <w:right w:val="none" w:sz="0" w:space="0" w:color="auto"/>
      </w:divBdr>
    </w:div>
    <w:div w:id="1842547898">
      <w:bodyDiv w:val="1"/>
      <w:marLeft w:val="0"/>
      <w:marRight w:val="0"/>
      <w:marTop w:val="0"/>
      <w:marBottom w:val="0"/>
      <w:divBdr>
        <w:top w:val="none" w:sz="0" w:space="0" w:color="auto"/>
        <w:left w:val="none" w:sz="0" w:space="0" w:color="auto"/>
        <w:bottom w:val="none" w:sz="0" w:space="0" w:color="auto"/>
        <w:right w:val="none" w:sz="0" w:space="0" w:color="auto"/>
      </w:divBdr>
    </w:div>
    <w:div w:id="1948076593">
      <w:bodyDiv w:val="1"/>
      <w:marLeft w:val="0"/>
      <w:marRight w:val="0"/>
      <w:marTop w:val="0"/>
      <w:marBottom w:val="0"/>
      <w:divBdr>
        <w:top w:val="none" w:sz="0" w:space="0" w:color="auto"/>
        <w:left w:val="none" w:sz="0" w:space="0" w:color="auto"/>
        <w:bottom w:val="none" w:sz="0" w:space="0" w:color="auto"/>
        <w:right w:val="none" w:sz="0" w:space="0" w:color="auto"/>
      </w:divBdr>
    </w:div>
    <w:div w:id="1995915545">
      <w:bodyDiv w:val="1"/>
      <w:marLeft w:val="0"/>
      <w:marRight w:val="0"/>
      <w:marTop w:val="0"/>
      <w:marBottom w:val="0"/>
      <w:divBdr>
        <w:top w:val="none" w:sz="0" w:space="0" w:color="auto"/>
        <w:left w:val="none" w:sz="0" w:space="0" w:color="auto"/>
        <w:bottom w:val="none" w:sz="0" w:space="0" w:color="auto"/>
        <w:right w:val="none" w:sz="0" w:space="0" w:color="auto"/>
      </w:divBdr>
    </w:div>
    <w:div w:id="2018462179">
      <w:bodyDiv w:val="1"/>
      <w:marLeft w:val="0"/>
      <w:marRight w:val="0"/>
      <w:marTop w:val="0"/>
      <w:marBottom w:val="0"/>
      <w:divBdr>
        <w:top w:val="none" w:sz="0" w:space="0" w:color="auto"/>
        <w:left w:val="none" w:sz="0" w:space="0" w:color="auto"/>
        <w:bottom w:val="none" w:sz="0" w:space="0" w:color="auto"/>
        <w:right w:val="none" w:sz="0" w:space="0" w:color="auto"/>
      </w:divBdr>
    </w:div>
    <w:div w:id="2051687362">
      <w:bodyDiv w:val="1"/>
      <w:marLeft w:val="0"/>
      <w:marRight w:val="0"/>
      <w:marTop w:val="0"/>
      <w:marBottom w:val="0"/>
      <w:divBdr>
        <w:top w:val="none" w:sz="0" w:space="0" w:color="auto"/>
        <w:left w:val="none" w:sz="0" w:space="0" w:color="auto"/>
        <w:bottom w:val="none" w:sz="0" w:space="0" w:color="auto"/>
        <w:right w:val="none" w:sz="0" w:space="0" w:color="auto"/>
      </w:divBdr>
    </w:div>
    <w:div w:id="2112894885">
      <w:bodyDiv w:val="1"/>
      <w:marLeft w:val="0"/>
      <w:marRight w:val="0"/>
      <w:marTop w:val="0"/>
      <w:marBottom w:val="0"/>
      <w:divBdr>
        <w:top w:val="none" w:sz="0" w:space="0" w:color="auto"/>
        <w:left w:val="none" w:sz="0" w:space="0" w:color="auto"/>
        <w:bottom w:val="none" w:sz="0" w:space="0" w:color="auto"/>
        <w:right w:val="none" w:sz="0" w:space="0" w:color="auto"/>
      </w:divBdr>
      <w:divsChild>
        <w:div w:id="1762601276">
          <w:marLeft w:val="0"/>
          <w:marRight w:val="0"/>
          <w:marTop w:val="0"/>
          <w:marBottom w:val="0"/>
          <w:divBdr>
            <w:top w:val="none" w:sz="0" w:space="0" w:color="auto"/>
            <w:left w:val="none" w:sz="0" w:space="0" w:color="auto"/>
            <w:bottom w:val="none" w:sz="0" w:space="0" w:color="auto"/>
            <w:right w:val="none" w:sz="0" w:space="0" w:color="auto"/>
          </w:divBdr>
          <w:divsChild>
            <w:div w:id="1117287742">
              <w:marLeft w:val="0"/>
              <w:marRight w:val="0"/>
              <w:marTop w:val="0"/>
              <w:marBottom w:val="0"/>
              <w:divBdr>
                <w:top w:val="none" w:sz="0" w:space="0" w:color="auto"/>
                <w:left w:val="none" w:sz="0" w:space="0" w:color="auto"/>
                <w:bottom w:val="none" w:sz="0" w:space="0" w:color="auto"/>
                <w:right w:val="none" w:sz="0" w:space="0" w:color="auto"/>
              </w:divBdr>
              <w:divsChild>
                <w:div w:id="10867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56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4.jp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hyperlink" Target="mailto:email.anda@gmail.com" TargetMode="External"/><Relationship Id="rId138" Type="http://schemas.openxmlformats.org/officeDocument/2006/relationships/image" Target="media/image126.png"/><Relationship Id="rId159" Type="http://schemas.openxmlformats.org/officeDocument/2006/relationships/image" Target="media/image147.png"/><Relationship Id="rId170" Type="http://schemas.openxmlformats.org/officeDocument/2006/relationships/image" Target="media/image158.png"/><Relationship Id="rId191" Type="http://schemas.openxmlformats.org/officeDocument/2006/relationships/image" Target="media/image179.png"/><Relationship Id="rId107" Type="http://schemas.openxmlformats.org/officeDocument/2006/relationships/image" Target="media/image96.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6.png"/><Relationship Id="rId128" Type="http://schemas.openxmlformats.org/officeDocument/2006/relationships/image" Target="media/image117.png"/><Relationship Id="rId149" Type="http://schemas.openxmlformats.org/officeDocument/2006/relationships/image" Target="media/image137.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48.png"/><Relationship Id="rId181" Type="http://schemas.openxmlformats.org/officeDocument/2006/relationships/image" Target="media/image169.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07.png"/><Relationship Id="rId139" Type="http://schemas.openxmlformats.org/officeDocument/2006/relationships/image" Target="media/image127.png"/><Relationship Id="rId85" Type="http://schemas.openxmlformats.org/officeDocument/2006/relationships/image" Target="media/image75.png"/><Relationship Id="rId150" Type="http://schemas.openxmlformats.org/officeDocument/2006/relationships/image" Target="media/image138.png"/><Relationship Id="rId171" Type="http://schemas.openxmlformats.org/officeDocument/2006/relationships/image" Target="media/image159.png"/><Relationship Id="rId192" Type="http://schemas.openxmlformats.org/officeDocument/2006/relationships/image" Target="media/image180.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7.png"/><Relationship Id="rId75" Type="http://schemas.openxmlformats.org/officeDocument/2006/relationships/image" Target="media/image67.png"/><Relationship Id="rId96" Type="http://schemas.openxmlformats.org/officeDocument/2006/relationships/image" Target="media/image86.png"/><Relationship Id="rId140" Type="http://schemas.openxmlformats.org/officeDocument/2006/relationships/image" Target="media/image128.png"/><Relationship Id="rId161" Type="http://schemas.openxmlformats.org/officeDocument/2006/relationships/image" Target="media/image149.png"/><Relationship Id="rId182" Type="http://schemas.openxmlformats.org/officeDocument/2006/relationships/image" Target="media/image170.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08.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6.png"/><Relationship Id="rId130" Type="http://schemas.openxmlformats.org/officeDocument/2006/relationships/image" Target="media/image119.png"/><Relationship Id="rId151" Type="http://schemas.openxmlformats.org/officeDocument/2006/relationships/image" Target="media/image139.png"/><Relationship Id="rId172" Type="http://schemas.openxmlformats.org/officeDocument/2006/relationships/image" Target="media/image160.png"/><Relationship Id="rId193" Type="http://schemas.openxmlformats.org/officeDocument/2006/relationships/image" Target="media/image181.png"/><Relationship Id="rId13" Type="http://schemas.openxmlformats.org/officeDocument/2006/relationships/image" Target="media/image6.png"/><Relationship Id="rId109" Type="http://schemas.openxmlformats.org/officeDocument/2006/relationships/image" Target="media/image98.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7.png"/><Relationship Id="rId120" Type="http://schemas.openxmlformats.org/officeDocument/2006/relationships/image" Target="media/image109.png"/><Relationship Id="rId141" Type="http://schemas.openxmlformats.org/officeDocument/2006/relationships/image" Target="media/image12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2.png"/><Relationship Id="rId162" Type="http://schemas.openxmlformats.org/officeDocument/2006/relationships/image" Target="media/image150.png"/><Relationship Id="rId183" Type="http://schemas.openxmlformats.org/officeDocument/2006/relationships/image" Target="media/image171.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hyperlink" Target="http://main.py/" TargetMode="External"/><Relationship Id="rId157" Type="http://schemas.openxmlformats.org/officeDocument/2006/relationships/image" Target="media/image145.png"/><Relationship Id="rId178" Type="http://schemas.openxmlformats.org/officeDocument/2006/relationships/image" Target="media/image166.png"/><Relationship Id="rId61" Type="http://schemas.openxmlformats.org/officeDocument/2006/relationships/image" Target="media/image54.png"/><Relationship Id="rId82" Type="http://schemas.openxmlformats.org/officeDocument/2006/relationships/image" Target="media/image73.png"/><Relationship Id="rId152" Type="http://schemas.openxmlformats.org/officeDocument/2006/relationships/image" Target="media/image140.png"/><Relationship Id="rId173" Type="http://schemas.openxmlformats.org/officeDocument/2006/relationships/image" Target="media/image161.png"/><Relationship Id="rId194" Type="http://schemas.openxmlformats.org/officeDocument/2006/relationships/image" Target="media/image18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9.png"/><Relationship Id="rId100" Type="http://schemas.openxmlformats.org/officeDocument/2006/relationships/image" Target="media/image90.png"/><Relationship Id="rId105" Type="http://schemas.openxmlformats.org/officeDocument/2006/relationships/image" Target="media/image94.png"/><Relationship Id="rId126" Type="http://schemas.openxmlformats.org/officeDocument/2006/relationships/image" Target="media/image115.jpeg"/><Relationship Id="rId147" Type="http://schemas.openxmlformats.org/officeDocument/2006/relationships/image" Target="media/image135.png"/><Relationship Id="rId168" Type="http://schemas.openxmlformats.org/officeDocument/2006/relationships/image" Target="media/image156.png"/><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0.png"/><Relationship Id="rId142" Type="http://schemas.openxmlformats.org/officeDocument/2006/relationships/image" Target="media/image130.png"/><Relationship Id="rId163" Type="http://schemas.openxmlformats.org/officeDocument/2006/relationships/image" Target="media/image151.png"/><Relationship Id="rId184" Type="http://schemas.openxmlformats.org/officeDocument/2006/relationships/image" Target="media/image172.png"/><Relationship Id="rId189" Type="http://schemas.openxmlformats.org/officeDocument/2006/relationships/image" Target="media/image177.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5.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13.jp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4.png"/><Relationship Id="rId88" Type="http://schemas.openxmlformats.org/officeDocument/2006/relationships/image" Target="media/image78.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1.png"/><Relationship Id="rId174" Type="http://schemas.openxmlformats.org/officeDocument/2006/relationships/image" Target="media/image162.png"/><Relationship Id="rId179" Type="http://schemas.openxmlformats.org/officeDocument/2006/relationships/image" Target="media/image167.png"/><Relationship Id="rId195" Type="http://schemas.openxmlformats.org/officeDocument/2006/relationships/image" Target="media/image183.png"/><Relationship Id="rId190" Type="http://schemas.openxmlformats.org/officeDocument/2006/relationships/image" Target="media/image178.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www.python.org/downloads/" TargetMode="External"/><Relationship Id="rId78" Type="http://schemas.openxmlformats.org/officeDocument/2006/relationships/image" Target="media/image70.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1.png"/><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52.png"/><Relationship Id="rId169" Type="http://schemas.openxmlformats.org/officeDocument/2006/relationships/image" Target="media/image157.png"/><Relationship Id="rId185" Type="http://schemas.openxmlformats.org/officeDocument/2006/relationships/image" Target="media/image173.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68.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79.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2.png"/><Relationship Id="rId175" Type="http://schemas.openxmlformats.org/officeDocument/2006/relationships/image" Target="media/image163.png"/><Relationship Id="rId196" Type="http://schemas.openxmlformats.org/officeDocument/2006/relationships/fontTable" Target="fontTable.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hyperlink" Target="https://git-scm.com/downloads" TargetMode="External"/><Relationship Id="rId102" Type="http://schemas.openxmlformats.org/officeDocument/2006/relationships/hyperlink" Target="https://github.com/username-anda/Modul3_RPL.git" TargetMode="External"/><Relationship Id="rId123" Type="http://schemas.openxmlformats.org/officeDocument/2006/relationships/image" Target="media/image112.png"/><Relationship Id="rId144" Type="http://schemas.openxmlformats.org/officeDocument/2006/relationships/image" Target="media/image132.png"/><Relationship Id="rId90" Type="http://schemas.openxmlformats.org/officeDocument/2006/relationships/image" Target="media/image80.png"/><Relationship Id="rId165" Type="http://schemas.openxmlformats.org/officeDocument/2006/relationships/image" Target="media/image153.png"/><Relationship Id="rId186" Type="http://schemas.openxmlformats.org/officeDocument/2006/relationships/image" Target="media/image174.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71.png"/><Relationship Id="rId155" Type="http://schemas.openxmlformats.org/officeDocument/2006/relationships/image" Target="media/image143.png"/><Relationship Id="rId176" Type="http://schemas.openxmlformats.org/officeDocument/2006/relationships/image" Target="media/image164.png"/><Relationship Id="rId197" Type="http://schemas.microsoft.com/office/2011/relationships/people" Target="people.xm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63.png"/><Relationship Id="rId91" Type="http://schemas.openxmlformats.org/officeDocument/2006/relationships/image" Target="media/image81.pn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image" Target="media/image175.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3.png"/><Relationship Id="rId60" Type="http://schemas.openxmlformats.org/officeDocument/2006/relationships/image" Target="media/image53.png"/><Relationship Id="rId81" Type="http://schemas.openxmlformats.org/officeDocument/2006/relationships/image" Target="media/image72.png"/><Relationship Id="rId135" Type="http://schemas.openxmlformats.org/officeDocument/2006/relationships/image" Target="media/image124.png"/><Relationship Id="rId156" Type="http://schemas.openxmlformats.org/officeDocument/2006/relationships/image" Target="media/image144.png"/><Relationship Id="rId177" Type="http://schemas.openxmlformats.org/officeDocument/2006/relationships/image" Target="media/image165.png"/><Relationship Id="rId198" Type="http://schemas.openxmlformats.org/officeDocument/2006/relationships/theme" Target="theme/theme1.xm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3.jpeg"/><Relationship Id="rId125" Type="http://schemas.openxmlformats.org/officeDocument/2006/relationships/image" Target="media/image114.png"/><Relationship Id="rId146" Type="http://schemas.openxmlformats.org/officeDocument/2006/relationships/image" Target="media/image134.png"/><Relationship Id="rId167" Type="http://schemas.openxmlformats.org/officeDocument/2006/relationships/image" Target="media/image155.png"/><Relationship Id="rId188" Type="http://schemas.openxmlformats.org/officeDocument/2006/relationships/image" Target="media/image1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E971BA-2E5B-4B97-A5C7-232B6FB53166}">
  <we:reference id="wa104382081" version="1.55.1.0" store="en-US" storeType="OMEX"/>
  <we:alternateReferences>
    <we:reference id="WA104382081" version="1.55.1.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3DE1A-9DE2-4B89-858A-2B9531144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109</Pages>
  <Words>13166</Words>
  <Characters>75049</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Ishak</dc:creator>
  <cp:keywords/>
  <cp:lastModifiedBy>Surya Saputra</cp:lastModifiedBy>
  <cp:revision>18</cp:revision>
  <cp:lastPrinted>2026-10-06T14:18:00Z</cp:lastPrinted>
  <dcterms:created xsi:type="dcterms:W3CDTF">2026-10-24T04:42:00Z</dcterms:created>
  <dcterms:modified xsi:type="dcterms:W3CDTF">2026-10-28T13:55:00Z</dcterms:modified>
</cp:coreProperties>
</file>